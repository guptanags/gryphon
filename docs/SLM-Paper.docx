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before="240" w:line="288" w:lineRule="auto"/>
      </w:pPr>
      <w:bookmarkStart w:name="small_language_models_and_spec_dr_c73f1e" w:id="0"/>
      <w:r>
        <w:rPr>
          <w:b w:val="1"/>
          <w:bCs w:val="1"/>
          <w:sz w:val="56"/>
          <w:szCs w:val="56"/>
          <w:rtl w:val="0"/>
          <w:lang w:val="en-US"/>
        </w:rPr>
        <w:t>Small Language Models and Spec-Driven Development for High-Accuracy Agentic Frameworks</w:t>
      </w:r>
      <w:bookmarkEnd w:id="0"/>
    </w:p>
    <w:p>
      <w:pPr>
        <w:pStyle w:val="Body"/>
        <w:spacing w:before="240" w:line="271" w:lineRule="auto"/>
      </w:pPr>
      <w:bookmarkStart w:name="abstract" w:id="1"/>
      <w:r>
        <w:rPr>
          <w:b w:val="1"/>
          <w:bCs w:val="1"/>
          <w:sz w:val="42"/>
          <w:szCs w:val="42"/>
          <w:rtl w:val="0"/>
          <w:lang w:val="de-DE"/>
        </w:rPr>
        <w:t>Abstract</w:t>
      </w:r>
      <w:bookmarkEnd w:id="1"/>
    </w:p>
    <w:p>
      <w:pPr>
        <w:pStyle w:val="Body"/>
        <w:spacing w:after="210"/>
      </w:pPr>
      <w:r>
        <w:rPr>
          <w:rtl w:val="0"/>
          <w:lang w:val="en-US"/>
        </w:rPr>
        <w:t>This paper explores the synergistic relationship between Small Language Models (SLMs) and spec-driven development (MAKR) methodologies in constructing high-accuracy agentic AI frameworks. Traditional approaches relying on Large Language Models (LLMs) have demonstrated limitations in cost-efficiency, consistency, and precision for specialized agent tasks. Recent advances demonstrate that SLMs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when combined with structured specification-driven development practices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achieve superior accuracy, reliability, and scalability in agentic systems. This paper analyzes the technical foundations of this approach, evaluates implementation strategies, and provides empirical evidence supporting SLM-first architectures for production agentic AI systems.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Keywords:</w:t>
      </w:r>
      <w:r>
        <w:rPr>
          <w:rtl w:val="0"/>
          <w:lang w:val="en-US"/>
        </w:rPr>
        <w:t xml:space="preserve"> Small Language Models, Agentic AI, Spec-Driven Development, AI Evaluation, Accuracy Optimization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1_introduction" w:id="2"/>
      <w:r>
        <w:rPr>
          <w:b w:val="1"/>
          <w:bCs w:val="1"/>
          <w:sz w:val="42"/>
          <w:szCs w:val="42"/>
          <w:rtl w:val="0"/>
          <w:lang w:val="fr-FR"/>
        </w:rPr>
        <w:t>1. Introduction</w:t>
      </w:r>
      <w:bookmarkEnd w:id="2"/>
    </w:p>
    <w:p>
      <w:pPr>
        <w:pStyle w:val="Body"/>
        <w:spacing w:after="210"/>
      </w:pPr>
      <w:r>
        <w:rPr>
          <w:rtl w:val="0"/>
          <w:lang w:val="en-US"/>
        </w:rPr>
        <w:t>The emergence of agentic AI systems has created a paradigm shift in how autonomous agents operate within complex environments. Unlike traditional chatbots that respond to user queries, agents must plan multi-step workflows, invoke tools with precise specifications, and maintain strict output schemas[1]. This operational context has revealed a critical insight: the capabilities that make Large Language Models (LLMs) powerful for general conversational AI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extensive world knowledge, broad language understanding, and creative reasoning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are often liabilities in agent development[2].</w:t>
      </w:r>
    </w:p>
    <w:p>
      <w:pPr>
        <w:pStyle w:val="Body"/>
        <w:spacing w:after="210"/>
      </w:pPr>
      <w:r>
        <w:rPr>
          <w:rtl w:val="0"/>
          <w:lang w:val="en-US"/>
        </w:rPr>
        <w:t>Recent research argues that Small Language Models (SLMs) represent the future of agentic AI, not merely as a cost-optimization strategy, but as the architecturally superior choice for agent systems[1]. When SLMs are paired with spec-driven development methodologies (often referred to as MAKR frameworks in product development contexts), they achieve measurable improvements in: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Output consistency</w:t>
      </w:r>
      <w:r>
        <w:rPr>
          <w:rtl w:val="0"/>
          <w:lang w:val="en-US"/>
        </w:rPr>
        <w:t>: Strict adherence to required schemas and formatting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Tool call accuracy</w:t>
      </w:r>
      <w:r>
        <w:rPr>
          <w:rtl w:val="0"/>
          <w:lang w:val="en-US"/>
        </w:rPr>
        <w:t>: Precise invocation of APIs and function calls without hallucination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Development efficiency</w:t>
      </w:r>
      <w:r>
        <w:rPr>
          <w:rtl w:val="0"/>
          <w:lang w:val="en-US"/>
        </w:rPr>
        <w:t>: Faster iteration cycles with clearer requirements</w:t>
      </w:r>
    </w:p>
    <w:p>
      <w:pPr>
        <w:pStyle w:val="Body"/>
        <w:numPr>
          <w:ilvl w:val="0"/>
          <w:numId w:val="2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Operational cost</w:t>
      </w:r>
      <w:r>
        <w:rPr>
          <w:rtl w:val="0"/>
          <w:lang w:val="en-US"/>
        </w:rPr>
        <w:t>: Orders of magnitude reduction in inference compute[1]</w:t>
      </w:r>
    </w:p>
    <w:p>
      <w:pPr>
        <w:pStyle w:val="Body"/>
        <w:numPr>
          <w:ilvl w:val="0"/>
          <w:numId w:val="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Specialized expertise</w:t>
      </w:r>
      <w:r>
        <w:rPr>
          <w:rtl w:val="0"/>
          <w:lang w:val="en-US"/>
        </w:rPr>
        <w:t>: Fine-tuning for focused domain tasks[3]</w:t>
      </w:r>
    </w:p>
    <w:p>
      <w:pPr>
        <w:pStyle w:val="Body"/>
        <w:spacing w:after="210"/>
      </w:pPr>
      <w:r>
        <w:rPr>
          <w:rtl w:val="0"/>
          <w:lang w:val="en-US"/>
        </w:rPr>
        <w:t>This paper systematically examines the theoretical foundations and practical implementations of SLM-based agentic frameworks augmented by spec-driven development disciplines.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2_small_language_models_founda_6b08bd" w:id="3"/>
      <w:r>
        <w:rPr>
          <w:b w:val="1"/>
          <w:bCs w:val="1"/>
          <w:sz w:val="42"/>
          <w:szCs w:val="42"/>
          <w:rtl w:val="0"/>
          <w:lang w:val="en-US"/>
        </w:rPr>
        <w:t>2. Small Language Models: Foundations and Capabilities</w:t>
      </w:r>
      <w:bookmarkEnd w:id="3"/>
    </w:p>
    <w:p>
      <w:pPr>
        <w:pStyle w:val="Body"/>
        <w:spacing w:before="240" w:line="271" w:lineRule="auto"/>
      </w:pPr>
      <w:bookmarkStart w:name="bm_2_1_definition_and_characteristics" w:id="4"/>
      <w:r>
        <w:rPr>
          <w:b w:val="1"/>
          <w:bCs w:val="1"/>
          <w:sz w:val="33"/>
          <w:szCs w:val="33"/>
          <w:rtl w:val="0"/>
          <w:lang w:val="en-US"/>
        </w:rPr>
        <w:t>2.1 Definition and Characteristics</w:t>
      </w:r>
      <w:bookmarkEnd w:id="4"/>
    </w:p>
    <w:p>
      <w:pPr>
        <w:pStyle w:val="Body"/>
        <w:spacing w:after="210"/>
      </w:pPr>
      <w:r>
        <w:rPr>
          <w:rtl w:val="0"/>
          <w:lang w:val="en-US"/>
        </w:rPr>
        <w:t>Small Language Models are transformer-based neural networks with parameter counts typically ranging from 125 million to 12 billion parameters, compared to LLMs which often exceed 70 billion parameters[2]. However, the term "small" is relative to capability maturity; modern SLMs like Llama 3.1 8B, Qwen 2, and SmolLM2 demonstrate performance comparable to LLMs from prior generations while requiring a fraction of computational resources[1][3].</w:t>
      </w:r>
    </w:p>
    <w:p>
      <w:pPr>
        <w:pStyle w:val="Body"/>
        <w:spacing w:after="210"/>
      </w:pPr>
      <w:r>
        <w:rPr>
          <w:rtl w:val="0"/>
          <w:lang w:val="en-US"/>
        </w:rPr>
        <w:t>Key characteristics distinguishing SLMs include: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Architectural efficiency:</w:t>
      </w:r>
      <w:r>
        <w:rPr>
          <w:rtl w:val="0"/>
          <w:lang w:val="en-US"/>
        </w:rPr>
        <w:t xml:space="preserve"> SLMs leverage optimized transformer attention mechanisms and pruned neural pathways, reducing parameter count without proportional capability loss[3]. Advanced techniques such as grouped query attention and knowledge distillation further enhance efficiency.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Task specialization:</w:t>
      </w:r>
      <w:r>
        <w:rPr>
          <w:rtl w:val="0"/>
          <w:lang w:val="en-US"/>
        </w:rPr>
        <w:t xml:space="preserve"> Unlike general-purpose LLMs, SLMs are deliberately trained for specific domains (coding, function calling, summarization, entity extraction) with focused instruction sets and training data[2]. This specialization paradoxically enhances accuracy within target domains.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Resource footprint:</w:t>
      </w:r>
      <w:r>
        <w:rPr>
          <w:rtl w:val="0"/>
          <w:lang w:val="en-US"/>
        </w:rPr>
        <w:t xml:space="preserve"> SLMs require 10-25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fewer inference FLOPs than LLMs while maintaining comparable accuracy on specialized tasks[1]. This enables deployment on edge devices, local infrastructure, and cost-constrained environments.</w:t>
      </w:r>
    </w:p>
    <w:p>
      <w:pPr>
        <w:pStyle w:val="Body"/>
        <w:spacing w:before="240" w:line="271" w:lineRule="auto"/>
      </w:pPr>
      <w:bookmarkStart w:name="bm_2_2_state_of_the_art_slm_examples" w:id="5"/>
      <w:r>
        <w:rPr>
          <w:b w:val="1"/>
          <w:bCs w:val="1"/>
          <w:sz w:val="33"/>
          <w:szCs w:val="33"/>
          <w:rtl w:val="0"/>
          <w:lang w:val="en-US"/>
        </w:rPr>
        <w:t>2.2 State-of-the-Art SLM Examples</w:t>
      </w:r>
      <w:bookmarkEnd w:id="5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Huggingface SmolLM2 Series</w:t>
      </w:r>
      <w:r>
        <w:rPr>
          <w:rtl w:val="0"/>
          <w:lang w:val="pt-PT"/>
        </w:rPr>
        <w:t xml:space="preserve"> (125M - 1.7B parameters)[2]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Matches language understanding capabilities of 14B models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Exceeds performance of 70B models from 2022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Demonstrated state-of-the-art performance in instruction following and tool calling</w:t>
      </w:r>
    </w:p>
    <w:p>
      <w:pPr>
        <w:pStyle w:val="Body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Fully open-source with production-ready inference</w:t>
      </w:r>
    </w:p>
    <w:p>
      <w:pPr>
        <w:pStyle w:val="Body"/>
        <w:spacing w:after="210"/>
      </w:pPr>
      <w:r>
        <w:rPr>
          <w:b w:val="1"/>
          <w:bCs w:val="1"/>
          <w:rtl w:val="0"/>
        </w:rPr>
        <w:t>Llama 3.1 8B</w:t>
      </w:r>
      <w:r>
        <w:rPr>
          <w:rtl w:val="0"/>
          <w:lang w:val="pt-PT"/>
        </w:rPr>
        <w:t>[3]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Strong performance on reasoning and coding tasks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Excellent fine-tuning target for specialized agents</w:t>
      </w:r>
    </w:p>
    <w:p>
      <w:pPr>
        <w:pStyle w:val="Body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Supports 8K context window sufficient for agent planning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Salesforce xLAM-2-8B</w:t>
      </w:r>
      <w:r>
        <w:rPr>
          <w:rtl w:val="0"/>
          <w:lang w:val="pt-PT"/>
        </w:rPr>
        <w:t>[2]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Surpasses GPT-4o and Claude on tool calling benchmarks despite modest 8B parameter size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Purpose-built for function invocation accuracy</w:t>
      </w:r>
    </w:p>
    <w:p>
      <w:pPr>
        <w:pStyle w:val="Body"/>
        <w:numPr>
          <w:ilvl w:val="0"/>
          <w:numId w:val="8"/>
        </w:numPr>
        <w:rPr>
          <w:lang w:val="en-US"/>
        </w:rPr>
      </w:pPr>
      <w:r>
        <w:rPr>
          <w:rtl w:val="0"/>
          <w:lang w:val="en-US"/>
        </w:rPr>
        <w:t>Represents state-of-the-art in agent-specific capabilities</w:t>
      </w:r>
    </w:p>
    <w:p>
      <w:pPr>
        <w:pStyle w:val="Body"/>
        <w:spacing w:after="210"/>
      </w:pPr>
      <w:r>
        <w:rPr>
          <w:b w:val="1"/>
          <w:bCs w:val="1"/>
          <w:rtl w:val="0"/>
          <w:lang w:val="nl-NL"/>
        </w:rPr>
        <w:t>Qwen 2 (1.5B - 72B range)</w:t>
      </w:r>
      <w:r>
        <w:rPr>
          <w:rtl w:val="0"/>
          <w:lang w:val="pt-PT"/>
        </w:rPr>
        <w:t>[1]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Exceptional multilingual performance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Strong tool-use capabilities across scales</w:t>
      </w:r>
    </w:p>
    <w:p>
      <w:pPr>
        <w:pStyle w:val="Body"/>
        <w:numPr>
          <w:ilvl w:val="0"/>
          <w:numId w:val="10"/>
        </w:numPr>
        <w:rPr>
          <w:lang w:val="en-US"/>
        </w:rPr>
      </w:pPr>
      <w:r>
        <w:rPr>
          <w:rtl w:val="0"/>
          <w:lang w:val="en-US"/>
        </w:rPr>
        <w:t>Active development with regular model updates</w:t>
      </w:r>
    </w:p>
    <w:p>
      <w:pPr>
        <w:pStyle w:val="Body"/>
        <w:spacing w:before="240" w:line="271" w:lineRule="auto"/>
      </w:pPr>
      <w:bookmarkStart w:name="bm_2_3_slm_superiority_for_agentic_tasks" w:id="6"/>
      <w:r>
        <w:rPr>
          <w:b w:val="1"/>
          <w:bCs w:val="1"/>
          <w:sz w:val="33"/>
          <w:szCs w:val="33"/>
          <w:rtl w:val="0"/>
          <w:lang w:val="en-US"/>
        </w:rPr>
        <w:t>2.3 SLM Superiority for Agentic Tasks</w:t>
      </w:r>
      <w:bookmarkEnd w:id="6"/>
    </w:p>
    <w:p>
      <w:pPr>
        <w:pStyle w:val="Body"/>
        <w:spacing w:after="210"/>
      </w:pPr>
      <w:r>
        <w:rPr>
          <w:rtl w:val="0"/>
          <w:lang w:val="en-US"/>
        </w:rPr>
        <w:t>Empirical research reveals that SLMs outperform larger models in critical agent dimensions[2]: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Consistency and schema adherence:</w:t>
      </w:r>
      <w:r>
        <w:rPr>
          <w:rtl w:val="0"/>
          <w:lang w:val="en-US"/>
        </w:rPr>
        <w:t xml:space="preserve"> SLMs trained with explicit format constraints rarely produce malformed outputs. An LLM fine-tuned for broad capabilities may "drift" and generate JSON with syntax errors, markdown formatting inconsistencies, or tool call parameter mismatches. A 3B SLM trained exclusively to output valid JSON maintains 99.8%+ schema compliance[2].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Tool call accuracy:</w:t>
      </w:r>
      <w:r>
        <w:rPr>
          <w:rtl w:val="0"/>
          <w:lang w:val="en-US"/>
        </w:rPr>
        <w:t xml:space="preserve"> Agentic workflows require precise API invocation. The xLAM-2 8B model achieves 97.1% accuracy on tool selection tasks, outperforming GPT-4o (96.2%) and Claude (95.8%) on identical benchmarks[2].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Latency and cost:</w:t>
      </w:r>
      <w:r>
        <w:rPr>
          <w:rtl w:val="0"/>
          <w:lang w:val="en-US"/>
        </w:rPr>
        <w:t xml:space="preserve"> For repeated invocations across thousands of agent steps, SLM inference cost is 10-50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lower than LLM equivalents. A single reasoning task might invoke multiple specialized SLMs; the aggregate cost remains below single LLM invocations[1].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Adaptability:</w:t>
      </w:r>
      <w:r>
        <w:rPr>
          <w:rtl w:val="0"/>
          <w:lang w:val="en-US"/>
        </w:rPr>
        <w:t xml:space="preserve"> SLMs are significantly easier to fine-tune with efficient techniques (LoRA, QLoRA) requiring as little as 500-1000 training examples to achieve production performance on new tasks[2].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3_spec_driven_development_stru_ef250f" w:id="7"/>
      <w:r>
        <w:rPr>
          <w:b w:val="1"/>
          <w:bCs w:val="1"/>
          <w:sz w:val="42"/>
          <w:szCs w:val="42"/>
          <w:rtl w:val="0"/>
          <w:lang w:val="en-US"/>
        </w:rPr>
        <w:t>3. Spec-Driven Development: Structuring Agent Intelligence</w:t>
      </w:r>
      <w:bookmarkEnd w:id="7"/>
    </w:p>
    <w:p>
      <w:pPr>
        <w:pStyle w:val="Body"/>
        <w:spacing w:before="240" w:line="271" w:lineRule="auto"/>
      </w:pPr>
      <w:bookmarkStart w:name="bm_3_1_core_principles_of_spec_dr_b2f274" w:id="8"/>
      <w:r>
        <w:rPr>
          <w:b w:val="1"/>
          <w:bCs w:val="1"/>
          <w:sz w:val="33"/>
          <w:szCs w:val="33"/>
          <w:rtl w:val="0"/>
          <w:lang w:val="en-US"/>
        </w:rPr>
        <w:t>3.1 Core Principles of Spec-Driven Development</w:t>
      </w:r>
      <w:bookmarkEnd w:id="8"/>
    </w:p>
    <w:p>
      <w:pPr>
        <w:pStyle w:val="Body"/>
        <w:spacing w:after="210"/>
      </w:pPr>
      <w:r>
        <w:rPr>
          <w:rtl w:val="0"/>
          <w:lang w:val="en-US"/>
        </w:rPr>
        <w:t>Spec-Driven Development (SDD), also termed MAKR methodology in product development contexts, represents a fundamental departure from prompt-engineering and "vibe coding" approaches[4]. Rather than asking an AI agent to "build a feature," SDD provides: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Specification</w:t>
      </w:r>
      <w:r>
        <w:rPr>
          <w:rtl w:val="0"/>
          <w:lang w:val="en-US"/>
        </w:rPr>
        <w:t>: Detailed written contract defining requirements, constraints, output schemas, and success criteria</w:t>
      </w:r>
    </w:p>
    <w:p>
      <w:pPr>
        <w:pStyle w:val="Body"/>
        <w:numPr>
          <w:ilvl w:val="0"/>
          <w:numId w:val="12"/>
        </w:numPr>
      </w:pPr>
      <w:r>
        <w:rPr>
          <w:b w:val="1"/>
          <w:bCs w:val="1"/>
          <w:rtl w:val="0"/>
        </w:rPr>
        <w:t>Plan</w:t>
      </w:r>
      <w:r>
        <w:rPr>
          <w:rtl w:val="0"/>
          <w:lang w:val="en-US"/>
        </w:rPr>
        <w:t>: Technical architecture decomposing the specification into implementable components</w:t>
      </w:r>
    </w:p>
    <w:p>
      <w:pPr>
        <w:pStyle w:val="Body"/>
        <w:numPr>
          <w:ilvl w:val="0"/>
          <w:numId w:val="1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Tasks</w:t>
      </w:r>
      <w:r>
        <w:rPr>
          <w:rtl w:val="0"/>
          <w:lang w:val="en-US"/>
        </w:rPr>
        <w:t>: Granular, scoped work items that agents execute sequentially or in parallel[4]</w:t>
      </w:r>
    </w:p>
    <w:p>
      <w:pPr>
        <w:pStyle w:val="Body"/>
        <w:spacing w:before="240" w:line="271" w:lineRule="auto"/>
      </w:pPr>
      <w:bookmarkStart w:name="bm_3_2_three_stage_sdd_framework" w:id="9"/>
      <w:r>
        <w:rPr>
          <w:b w:val="1"/>
          <w:bCs w:val="1"/>
          <w:sz w:val="33"/>
          <w:szCs w:val="33"/>
          <w:rtl w:val="0"/>
          <w:lang w:val="en-US"/>
        </w:rPr>
        <w:t>3.2 Three-Stage SDD Framework</w:t>
      </w:r>
      <w:bookmarkEnd w:id="9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Stage 1: Specification Phase</w:t>
      </w:r>
    </w:p>
    <w:p>
      <w:pPr>
        <w:pStyle w:val="Body"/>
        <w:spacing w:after="210"/>
      </w:pPr>
      <w:r>
        <w:rPr>
          <w:rtl w:val="0"/>
          <w:lang w:val="en-US"/>
        </w:rPr>
        <w:t>The specification document serves as the single source of truth, capturing:</w:t>
      </w:r>
    </w:p>
    <w:p>
      <w:pPr>
        <w:pStyle w:val="Body"/>
        <w:numPr>
          <w:ilvl w:val="0"/>
          <w:numId w:val="1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Functional requirements</w:t>
      </w:r>
      <w:r>
        <w:rPr>
          <w:rtl w:val="0"/>
          <w:lang w:val="en-US"/>
        </w:rPr>
        <w:t>: What the agent must accomplish with mathematical precision</w:t>
      </w:r>
    </w:p>
    <w:p>
      <w:pPr>
        <w:pStyle w:val="Body"/>
        <w:numPr>
          <w:ilvl w:val="0"/>
          <w:numId w:val="1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Input/output contracts</w:t>
      </w:r>
      <w:r>
        <w:rPr>
          <w:rtl w:val="0"/>
          <w:lang w:val="en-US"/>
        </w:rPr>
        <w:t>: Exact JSON schemas, data types, constraints, and validations</w:t>
      </w:r>
    </w:p>
    <w:p>
      <w:pPr>
        <w:pStyle w:val="Body"/>
        <w:numPr>
          <w:ilvl w:val="0"/>
          <w:numId w:val="1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Non-functional requirements</w:t>
      </w:r>
      <w:r>
        <w:rPr>
          <w:rtl w:val="0"/>
          <w:lang w:val="en-US"/>
        </w:rPr>
        <w:t>: Performance targets, consistency requirements, error handling protocols</w:t>
      </w:r>
    </w:p>
    <w:p>
      <w:pPr>
        <w:pStyle w:val="Body"/>
        <w:numPr>
          <w:ilvl w:val="0"/>
          <w:numId w:val="14"/>
        </w:numPr>
        <w:rPr>
          <w:lang w:val="fr-FR"/>
        </w:rPr>
      </w:pPr>
      <w:r>
        <w:rPr>
          <w:b w:val="1"/>
          <w:bCs w:val="1"/>
          <w:rtl w:val="0"/>
          <w:lang w:val="fr-FR"/>
        </w:rPr>
        <w:t>Domain constraints</w:t>
      </w:r>
      <w:r>
        <w:rPr>
          <w:rtl w:val="0"/>
          <w:lang w:val="en-US"/>
        </w:rPr>
        <w:t>: Business rules, security policies, compliance requirements, design system principles[4]</w:t>
      </w:r>
    </w:p>
    <w:p>
      <w:pPr>
        <w:pStyle w:val="Body"/>
        <w:spacing w:after="210"/>
      </w:pPr>
      <w:r>
        <w:rPr>
          <w:rtl w:val="0"/>
          <w:lang w:val="en-US"/>
        </w:rPr>
        <w:t>Unlike natural language prompts (which are inherently ambiguous), specifications use structured formats enabling precise interpretation by both humans and AI agents.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Stage 2: Planning Phase</w:t>
      </w:r>
    </w:p>
    <w:p>
      <w:pPr>
        <w:pStyle w:val="Body"/>
        <w:spacing w:after="210"/>
      </w:pPr>
      <w:r>
        <w:rPr>
          <w:rtl w:val="0"/>
          <w:lang w:val="en-US"/>
        </w:rPr>
        <w:t>The plan translates specifications into technical architecture: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Identification of sub-tasks and dependencies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Selection of appropriate tools, models, and algorithms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Design decisions (e.g., which SLM for which subtask)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Dependency ordering and potential parallelization</w:t>
      </w:r>
    </w:p>
    <w:p>
      <w:pPr>
        <w:pStyle w:val="Body"/>
        <w:numPr>
          <w:ilvl w:val="0"/>
          <w:numId w:val="16"/>
        </w:numPr>
        <w:rPr>
          <w:lang w:val="en-US"/>
        </w:rPr>
      </w:pPr>
      <w:r>
        <w:rPr>
          <w:rtl w:val="0"/>
          <w:lang w:val="en-US"/>
        </w:rPr>
        <w:t>Resource allocation and fallback strategies[4]</w:t>
      </w:r>
    </w:p>
    <w:p>
      <w:pPr>
        <w:pStyle w:val="Body"/>
        <w:spacing w:after="210"/>
      </w:pPr>
      <w:r>
        <w:rPr>
          <w:rtl w:val="0"/>
          <w:lang w:val="en-US"/>
        </w:rPr>
        <w:t>A well-developed plan ensures agents understand not merely what to build, but how architectural decisions interrelate and why specific design choices were made.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Stage 3: Implementation Phase</w:t>
      </w:r>
    </w:p>
    <w:p>
      <w:pPr>
        <w:pStyle w:val="Body"/>
        <w:spacing w:after="210"/>
      </w:pPr>
      <w:r>
        <w:rPr>
          <w:rtl w:val="0"/>
          <w:lang w:val="en-US"/>
        </w:rPr>
        <w:t>With clear specification and plan, agents execute focused, reviewable tasks: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Each task produces a discrete, testable artifact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Developers review changes incrementally rather than reviewing thousand-line outputs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The agent knows exactly what to build, how to build it, and what to work on next[4]</w:t>
      </w:r>
    </w:p>
    <w:p>
      <w:pPr>
        <w:pStyle w:val="Body"/>
        <w:numPr>
          <w:ilvl w:val="0"/>
          <w:numId w:val="18"/>
        </w:numPr>
        <w:rPr>
          <w:lang w:val="en-US"/>
        </w:rPr>
      </w:pPr>
      <w:r>
        <w:rPr>
          <w:rtl w:val="0"/>
          <w:lang w:val="en-US"/>
        </w:rPr>
        <w:t>Iteration happens within explicit boundaries, preventing drift</w:t>
      </w:r>
    </w:p>
    <w:p>
      <w:pPr>
        <w:pStyle w:val="Body"/>
        <w:spacing w:before="240" w:line="271" w:lineRule="auto"/>
      </w:pPr>
      <w:bookmarkStart w:name="bm_3_3_why_sdd_amplifies_slm_effe_5e13c2" w:id="10"/>
      <w:r>
        <w:rPr>
          <w:b w:val="1"/>
          <w:bCs w:val="1"/>
          <w:sz w:val="33"/>
          <w:szCs w:val="33"/>
          <w:rtl w:val="0"/>
          <w:lang w:val="en-US"/>
        </w:rPr>
        <w:t>3.3 Why SDD Amplifies SLM Effectiveness</w:t>
      </w:r>
      <w:bookmarkEnd w:id="10"/>
    </w:p>
    <w:p>
      <w:pPr>
        <w:pStyle w:val="Body"/>
        <w:spacing w:after="210"/>
      </w:pPr>
      <w:r>
        <w:rPr>
          <w:rtl w:val="0"/>
          <w:lang w:val="en-US"/>
        </w:rPr>
        <w:t>The combination of SLMs and SDD creates a synergistic advantage[2][4]: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 xml:space="preserve">Reduced ambiguity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Improved consistency</w:t>
      </w:r>
      <w:r>
        <w:rPr>
          <w:rtl w:val="0"/>
          <w:lang w:val="en-US"/>
        </w:rPr>
        <w:t>: SLMs' smaller parameter space means less capacity for interpreting vague instructions creatively. Clear specifications eliminate ambiguity, allowing SLMs to perform with machine-like precision.</w:t>
      </w:r>
    </w:p>
    <w:p>
      <w:pPr>
        <w:pStyle w:val="Body"/>
        <w:spacing w:after="210"/>
      </w:pPr>
      <w:r>
        <w:rPr>
          <w:b w:val="1"/>
          <w:bCs w:val="1"/>
          <w:rtl w:val="0"/>
          <w:lang w:val="fr-FR"/>
        </w:rPr>
        <w:t xml:space="preserve">Schema enforcement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Higher accuracy</w:t>
      </w:r>
      <w:r>
        <w:rPr>
          <w:rtl w:val="0"/>
          <w:lang w:val="en-US"/>
        </w:rPr>
        <w:t>: When specifications include exact output schemas, guided decoding and output constraints prevent hallucination and malformed responses[2]. An SLM told to "respond with valid JSON matching schema X" with schema-constrained generation will comply 99.9% of the time.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 xml:space="preserve">Focused training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Superior performance</w:t>
      </w:r>
      <w:r>
        <w:rPr>
          <w:rtl w:val="0"/>
          <w:lang w:val="en-US"/>
        </w:rPr>
        <w:t>: Rather than training a single massive model on all tasks, SDD enables training multiple specialized SLMs for specific subtasks within the agent workflow. A 2B model fine-tuned on parsing structured data may outperform a 70B general-purpose model[2].</w:t>
      </w:r>
    </w:p>
    <w:p>
      <w:pPr>
        <w:pStyle w:val="Body"/>
        <w:spacing w:after="210"/>
      </w:pPr>
      <w:r>
        <w:rPr>
          <w:b w:val="1"/>
          <w:bCs w:val="1"/>
          <w:rtl w:val="0"/>
          <w:lang w:val="fr-FR"/>
        </w:rPr>
        <w:t xml:space="preserve">Iterative refinement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b w:val="1"/>
          <w:bCs w:val="1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Rapid improvement</w:t>
      </w:r>
      <w:r>
        <w:rPr>
          <w:rtl w:val="0"/>
          <w:lang w:val="en-US"/>
        </w:rPr>
        <w:t>: SDD's structured approach enables rapid iteration. When evaluation identifies failure modes, the specification or training data can be precisely updated and improvements measured against golden test sets[2].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4_architectural_integration_bu_1a281d" w:id="11"/>
      <w:r>
        <w:rPr>
          <w:b w:val="1"/>
          <w:bCs w:val="1"/>
          <w:sz w:val="42"/>
          <w:szCs w:val="42"/>
          <w:rtl w:val="0"/>
          <w:lang w:val="en-US"/>
        </w:rPr>
        <w:t>4. Architectural Integration: Building High-Accuracy Agentic Frameworks</w:t>
      </w:r>
      <w:bookmarkEnd w:id="11"/>
    </w:p>
    <w:p>
      <w:pPr>
        <w:pStyle w:val="Body"/>
        <w:spacing w:before="240" w:line="271" w:lineRule="auto"/>
      </w:pPr>
      <w:bookmarkStart w:name="bm_4_1_slm_first_architecture_model" w:id="12"/>
      <w:r>
        <w:rPr>
          <w:b w:val="1"/>
          <w:bCs w:val="1"/>
          <w:sz w:val="33"/>
          <w:szCs w:val="33"/>
          <w:rtl w:val="0"/>
          <w:lang w:val="en-US"/>
        </w:rPr>
        <w:t>4.1 SLM-First Architecture Model</w:t>
      </w:r>
      <w:bookmarkEnd w:id="12"/>
    </w:p>
    <w:p>
      <w:pPr>
        <w:pStyle w:val="Body"/>
        <w:spacing w:after="210"/>
      </w:pPr>
      <w:r>
        <w:rPr>
          <w:rtl w:val="0"/>
          <w:lang w:val="en-US"/>
        </w:rPr>
        <w:t>Leading research proposes a heterogeneous agent architecture with role-based equilibrium[2]: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285750</wp:posOffset>
            </wp:positionV>
            <wp:extent cx="5518150" cy="3009900"/>
            <wp:effectExtent l="0" t="0" r="0" b="0"/>
            <wp:wrapTopAndBottom distT="152400" distB="152400"/>
            <wp:docPr id="1073741829" name="officeArt object" descr="Gemini_Generated_Image_6ca6nl6ca6nl6ca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Gemini_Generated_Image_6ca6nl6ca6nl6ca6.jpg" descr="Gemini_Generated_Image_6ca6nl6ca6nl6ca6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8150" cy="3009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after="210"/>
      </w:pPr>
      <w:del w:id="13" w:date="2025-11-30T13:46:21Z" w:author="Quarks Computing Solutions Limited">
        <w:r>
          <w:rPr>
            <w:rtl w:val="0"/>
            <w:lang w:val="en-US"/>
          </w:rPr>
          <w:delText>┌─────────────────────────────────────────────────────────┐</w:delText>
        </w:r>
      </w:del>
      <w:del w:id="14" w:date="2025-11-30T13:46:21Z" w:author="Quarks Computing Solutions Limited">
        <w:r>
          <w:rPr/>
          <w:br w:type="textWrapping"/>
        </w:r>
      </w:del>
      <w:del w:id="15" w:date="2025-11-30T13:46:21Z" w:author="Quarks Computing Solutions Limited">
        <w:r>
          <w:rPr>
            <w:rtl w:val="0"/>
            <w:lang w:val="en-US"/>
          </w:rPr>
          <w:delText xml:space="preserve">│ </w:delText>
        </w:r>
      </w:del>
      <w:del w:id="16" w:date="2025-11-30T13:46:21Z" w:author="Quarks Computing Solutions Limited">
        <w:r>
          <w:rPr>
            <w:rtl w:val="0"/>
            <w:lang w:val="en-US"/>
          </w:rPr>
          <w:delText xml:space="preserve">High-Level Reasoning Agent (LLM) </w:delText>
        </w:r>
      </w:del>
      <w:del w:id="17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18" w:date="2025-11-30T13:46:21Z" w:author="Quarks Computing Solutions Limited">
        <w:r>
          <w:rPr/>
          <w:br w:type="textWrapping"/>
        </w:r>
      </w:del>
      <w:del w:id="19" w:date="2025-11-30T13:46:21Z" w:author="Quarks Computing Solutions Limited">
        <w:r>
          <w:rPr>
            <w:rtl w:val="0"/>
            <w:lang w:val="en-US"/>
          </w:rPr>
          <w:delText xml:space="preserve">│ • </w:delText>
        </w:r>
      </w:del>
      <w:del w:id="20" w:date="2025-11-30T13:46:21Z" w:author="Quarks Computing Solutions Limited">
        <w:r>
          <w:rPr>
            <w:rtl w:val="0"/>
            <w:lang w:val="en-US"/>
          </w:rPr>
          <w:delText xml:space="preserve">Goal translation </w:delText>
        </w:r>
      </w:del>
      <w:del w:id="21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22" w:date="2025-11-30T13:46:21Z" w:author="Quarks Computing Solutions Limited">
        <w:r>
          <w:rPr/>
          <w:br w:type="textWrapping"/>
        </w:r>
      </w:del>
      <w:del w:id="23" w:date="2025-11-30T13:46:21Z" w:author="Quarks Computing Solutions Limited">
        <w:r>
          <w:rPr>
            <w:rtl w:val="0"/>
            <w:lang w:val="en-US"/>
          </w:rPr>
          <w:delText xml:space="preserve">│ • </w:delText>
        </w:r>
      </w:del>
      <w:del w:id="24" w:date="2025-11-30T13:46:21Z" w:author="Quarks Computing Solutions Limited">
        <w:r>
          <w:rPr>
            <w:rtl w:val="0"/>
            <w:lang w:val="en-US"/>
          </w:rPr>
          <w:delText xml:space="preserve">Strategic planning </w:delText>
        </w:r>
      </w:del>
      <w:del w:id="25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26" w:date="2025-11-30T13:46:21Z" w:author="Quarks Computing Solutions Limited">
        <w:r>
          <w:rPr/>
          <w:br w:type="textWrapping"/>
        </w:r>
      </w:del>
      <w:del w:id="27" w:date="2025-11-30T13:46:21Z" w:author="Quarks Computing Solutions Limited">
        <w:r>
          <w:rPr>
            <w:rtl w:val="0"/>
            <w:lang w:val="en-US"/>
          </w:rPr>
          <w:delText xml:space="preserve">│ • </w:delText>
        </w:r>
      </w:del>
      <w:del w:id="28" w:date="2025-11-30T13:46:21Z" w:author="Quarks Computing Solutions Limited">
        <w:r>
          <w:rPr>
            <w:rtl w:val="0"/>
            <w:lang w:val="en-US"/>
          </w:rPr>
          <w:delText xml:space="preserve">Complex reasoning (10-50% of agent invocations) </w:delText>
        </w:r>
      </w:del>
      <w:del w:id="29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30" w:date="2025-11-30T13:46:21Z" w:author="Quarks Computing Solutions Limited">
        <w:r>
          <w:rPr/>
          <w:br w:type="textWrapping"/>
        </w:r>
      </w:del>
      <w:del w:id="31" w:date="2025-11-30T13:46:21Z" w:author="Quarks Computing Solutions Limited">
        <w:r>
          <w:rPr>
            <w:rtl w:val="0"/>
            <w:lang w:val="en-US"/>
          </w:rPr>
          <w:delText>└────────────────</w:delText>
        </w:r>
      </w:del>
      <w:del w:id="32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┬</w:delText>
        </w:r>
      </w:del>
      <w:del w:id="33" w:date="2025-11-30T13:46:21Z" w:author="Quarks Computing Solutions Limited">
        <w:r>
          <w:rPr>
            <w:rtl w:val="0"/>
            <w:lang w:val="en-US"/>
          </w:rPr>
          <w:delText>────────────────────────────────────────┘</w:delText>
        </w:r>
      </w:del>
      <w:del w:id="34" w:date="2025-11-30T13:46:21Z" w:author="Quarks Computing Solutions Limited">
        <w:r>
          <w:rPr/>
          <w:br w:type="textWrapping"/>
        </w:r>
      </w:del>
      <w:del w:id="35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36" w:date="2025-11-30T13:46:21Z" w:author="Quarks Computing Solutions Limited">
        <w:r>
          <w:rPr/>
          <w:br w:type="textWrapping"/>
        </w:r>
      </w:del>
      <w:del w:id="37" w:date="2025-11-30T13:46:21Z" w:author="Quarks Computing Solutions Limited">
        <w:r>
          <w:rPr>
            <w:rtl w:val="0"/>
            <w:lang w:val="en-US"/>
          </w:rPr>
          <w:delText>┌────────────</w:delText>
        </w:r>
      </w:del>
      <w:del w:id="38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┴</w:delText>
        </w:r>
      </w:del>
      <w:del w:id="39" w:date="2025-11-30T13:46:21Z" w:author="Quarks Computing Solutions Limited">
        <w:r>
          <w:rPr>
            <w:rtl w:val="0"/>
            <w:lang w:val="en-US"/>
          </w:rPr>
          <w:delText>──────────────</w:delText>
        </w:r>
      </w:del>
      <w:del w:id="40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┬</w:delText>
        </w:r>
      </w:del>
      <w:del w:id="41" w:date="2025-11-30T13:46:21Z" w:author="Quarks Computing Solutions Limited">
        <w:r>
          <w:rPr>
            <w:rtl w:val="0"/>
            <w:lang w:val="en-US"/>
          </w:rPr>
          <w:delText>──────────────┐</w:delText>
        </w:r>
      </w:del>
      <w:del w:id="42" w:date="2025-11-30T13:46:21Z" w:author="Quarks Computing Solutions Limited">
        <w:r>
          <w:rPr/>
          <w:br w:type="textWrapping"/>
        </w:r>
      </w:del>
      <w:del w:id="43" w:date="2025-11-30T13:46:21Z" w:author="Quarks Computing Solutions Limited">
        <w:r>
          <w:rPr>
            <w:rtl w:val="0"/>
            <w:lang w:val="en-US"/>
          </w:rPr>
          <w:delText>│ │ │</w:delText>
        </w:r>
      </w:del>
      <w:del w:id="44" w:date="2025-11-30T13:46:21Z" w:author="Quarks Computing Solutions Limited">
        <w:r>
          <w:rPr/>
          <w:br w:type="textWrapping"/>
        </w:r>
      </w:del>
      <w:del w:id="45" w:date="2025-11-30T13:46:21Z" w:author="Quarks Computing Solutions Limited">
        <w:r>
          <w:rPr>
            <w:rtl w:val="0"/>
            <w:lang w:val="en-US"/>
          </w:rPr>
          <w:delText>┌───</w:delText>
        </w:r>
      </w:del>
      <w:del w:id="46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▼</w:delText>
        </w:r>
      </w:del>
      <w:del w:id="47" w:date="2025-11-30T13:46:21Z" w:author="Quarks Computing Solutions Limited">
        <w:r>
          <w:rPr>
            <w:rtl w:val="0"/>
            <w:lang w:val="en-US"/>
          </w:rPr>
          <w:delText>────────┐ ┌─────────┐ ┌─</w:delText>
        </w:r>
      </w:del>
      <w:del w:id="48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┴</w:delText>
        </w:r>
      </w:del>
      <w:del w:id="49" w:date="2025-11-30T13:46:21Z" w:author="Quarks Computing Solutions Limited">
        <w:r>
          <w:rPr>
            <w:rtl w:val="0"/>
            <w:lang w:val="en-US"/>
          </w:rPr>
          <w:delText>─────┐ ┌────</w:delText>
        </w:r>
      </w:del>
      <w:del w:id="50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▼</w:delText>
        </w:r>
      </w:del>
      <w:del w:id="51" w:date="2025-11-30T13:46:21Z" w:author="Quarks Computing Solutions Limited">
        <w:r>
          <w:rPr>
            <w:rtl w:val="0"/>
            <w:lang w:val="en-US"/>
          </w:rPr>
          <w:delText>────┐</w:delText>
        </w:r>
      </w:del>
      <w:del w:id="52" w:date="2025-11-30T13:46:21Z" w:author="Quarks Computing Solutions Limited">
        <w:r>
          <w:rPr/>
          <w:br w:type="textWrapping"/>
        </w:r>
      </w:del>
      <w:del w:id="53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54" w:date="2025-11-30T13:46:21Z" w:author="Quarks Computing Solutions Limited">
        <w:r>
          <w:rPr>
            <w:rtl w:val="0"/>
          </w:rPr>
          <w:delText xml:space="preserve">SLM 1-8B </w:delText>
        </w:r>
      </w:del>
      <w:del w:id="55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56" w:date="2025-11-30T13:46:21Z" w:author="Quarks Computing Solutions Limited">
        <w:r>
          <w:rPr>
            <w:rtl w:val="0"/>
          </w:rPr>
          <w:delText xml:space="preserve">SLM 2-4B </w:delText>
        </w:r>
      </w:del>
      <w:del w:id="57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58" w:date="2025-11-30T13:46:21Z" w:author="Quarks Computing Solutions Limited">
        <w:r>
          <w:rPr>
            <w:rtl w:val="0"/>
          </w:rPr>
          <w:delText xml:space="preserve">SLM 3- </w:delText>
        </w:r>
      </w:del>
      <w:del w:id="59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60" w:date="2025-11-30T13:46:21Z" w:author="Quarks Computing Solutions Limited">
        <w:r>
          <w:rPr>
            <w:rtl w:val="0"/>
          </w:rPr>
          <w:delText xml:space="preserve">SLM 4- </w:delText>
        </w:r>
      </w:del>
      <w:del w:id="61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62" w:date="2025-11-30T13:46:21Z" w:author="Quarks Computing Solutions Limited">
        <w:r>
          <w:rPr/>
          <w:br w:type="textWrapping"/>
        </w:r>
      </w:del>
      <w:del w:id="63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64" w:date="2025-11-30T13:46:21Z" w:author="Quarks Computing Solutions Limited">
        <w:r>
          <w:rPr>
            <w:rtl w:val="0"/>
            <w:lang w:val="en-US"/>
          </w:rPr>
          <w:delText xml:space="preserve">Tool Call </w:delText>
        </w:r>
      </w:del>
      <w:del w:id="65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66" w:date="2025-11-30T13:46:21Z" w:author="Quarks Computing Solutions Limited">
        <w:r>
          <w:rPr>
            <w:rtl w:val="0"/>
            <w:lang w:val="en-US"/>
          </w:rPr>
          <w:delText xml:space="preserve">Parsing </w:delText>
        </w:r>
      </w:del>
      <w:del w:id="67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68" w:date="2025-11-30T13:46:21Z" w:author="Quarks Computing Solutions Limited">
        <w:r>
          <w:rPr>
            <w:rtl w:val="0"/>
          </w:rPr>
          <w:delText xml:space="preserve">3-2B </w:delText>
        </w:r>
      </w:del>
      <w:del w:id="69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70" w:date="2025-11-30T13:46:21Z" w:author="Quarks Computing Solutions Limited">
        <w:r>
          <w:rPr>
            <w:rtl w:val="0"/>
          </w:rPr>
          <w:delText xml:space="preserve">Output </w:delText>
        </w:r>
      </w:del>
      <w:del w:id="71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72" w:date="2025-11-30T13:46:21Z" w:author="Quarks Computing Solutions Limited">
        <w:r>
          <w:rPr/>
          <w:br w:type="textWrapping"/>
        </w:r>
      </w:del>
      <w:del w:id="73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74" w:date="2025-11-30T13:46:21Z" w:author="Quarks Computing Solutions Limited">
        <w:r>
          <w:rPr>
            <w:rtl w:val="0"/>
            <w:lang w:val="en-US"/>
          </w:rPr>
          <w:delText xml:space="preserve">Routing </w:delText>
        </w:r>
      </w:del>
      <w:del w:id="75" w:date="2025-11-30T13:46:21Z" w:author="Quarks Computing Solutions Limited">
        <w:r>
          <w:rPr>
            <w:rtl w:val="0"/>
            <w:lang w:val="en-US"/>
          </w:rPr>
          <w:delText>│ │ │ │</w:delText>
        </w:r>
      </w:del>
      <w:del w:id="76" w:date="2025-11-30T13:46:21Z" w:author="Quarks Computing Solutions Limited">
        <w:r>
          <w:rPr>
            <w:rtl w:val="0"/>
            <w:lang w:val="de-DE"/>
          </w:rPr>
          <w:delText xml:space="preserve">Text </w:delText>
        </w:r>
      </w:del>
      <w:del w:id="77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78" w:date="2025-11-30T13:46:21Z" w:author="Quarks Computing Solutions Limited">
        <w:r>
          <w:rPr>
            <w:rtl w:val="0"/>
          </w:rPr>
          <w:delText xml:space="preserve">Valid. </w:delText>
        </w:r>
      </w:del>
      <w:del w:id="79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80" w:date="2025-11-30T13:46:21Z" w:author="Quarks Computing Solutions Limited">
        <w:r>
          <w:rPr/>
          <w:br w:type="textWrapping"/>
        </w:r>
      </w:del>
      <w:del w:id="81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82" w:date="2025-11-30T13:46:21Z" w:author="Quarks Computing Solutions Limited">
        <w:r>
          <w:rPr>
            <w:rtl w:val="0"/>
            <w:lang w:val="en-US"/>
          </w:rPr>
          <w:delText xml:space="preserve">(40% calls) </w:delText>
        </w:r>
      </w:del>
      <w:del w:id="83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84" w:date="2025-11-30T13:46:21Z" w:author="Quarks Computing Solutions Limited">
        <w:r>
          <w:rPr>
            <w:rtl w:val="0"/>
          </w:rPr>
          <w:delText xml:space="preserve">(20%) </w:delText>
        </w:r>
      </w:del>
      <w:del w:id="85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86" w:date="2025-11-30T13:46:21Z" w:author="Quarks Computing Solutions Limited">
        <w:r>
          <w:rPr>
            <w:rtl w:val="0"/>
          </w:rPr>
          <w:delText xml:space="preserve">Sum. </w:delText>
        </w:r>
      </w:del>
      <w:del w:id="87" w:date="2025-11-30T13:46:21Z" w:author="Quarks Computing Solutions Limited">
        <w:r>
          <w:rPr>
            <w:rtl w:val="0"/>
            <w:lang w:val="en-US"/>
          </w:rPr>
          <w:delText>│ │</w:delText>
        </w:r>
      </w:del>
      <w:del w:id="88" w:date="2025-11-30T13:46:21Z" w:author="Quarks Computing Solutions Limited">
        <w:r>
          <w:rPr>
            <w:rtl w:val="0"/>
          </w:rPr>
          <w:delText xml:space="preserve">(5%) </w:delText>
        </w:r>
      </w:del>
      <w:del w:id="89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90" w:date="2025-11-30T13:46:21Z" w:author="Quarks Computing Solutions Limited">
        <w:r>
          <w:rPr/>
          <w:br w:type="textWrapping"/>
        </w:r>
      </w:del>
      <w:del w:id="91" w:date="2025-11-30T13:46:21Z" w:author="Quarks Computing Solutions Limited">
        <w:r>
          <w:rPr>
            <w:rtl w:val="0"/>
            <w:lang w:val="en-US"/>
          </w:rPr>
          <w:delText>└────────────┘ └─────────┘ └──────┘ └────────┘</w:delText>
        </w:r>
      </w:del>
      <w:del w:id="92" w:date="2025-11-30T13:46:21Z" w:author="Quarks Computing Solutions Limited">
        <w:r>
          <w:rPr/>
          <w:br w:type="textWrapping"/>
        </w:r>
      </w:del>
      <w:del w:id="93" w:date="2025-11-30T13:46:21Z" w:author="Quarks Computing Solutions Limited">
        <w:r>
          <w:rPr>
            <w:rtl w:val="0"/>
            <w:lang w:val="en-US"/>
          </w:rPr>
          <w:delText>│ │ │ │</w:delText>
        </w:r>
      </w:del>
      <w:del w:id="94" w:date="2025-11-30T13:46:21Z" w:author="Quarks Computing Solutions Limited">
        <w:r>
          <w:rPr/>
          <w:br w:type="textWrapping"/>
        </w:r>
      </w:del>
      <w:del w:id="95" w:date="2025-11-30T13:46:21Z" w:author="Quarks Computing Solutions Limited">
        <w:r>
          <w:rPr>
            <w:rtl w:val="0"/>
            <w:lang w:val="en-US"/>
          </w:rPr>
          <w:delText>└───────────────</w:delText>
        </w:r>
      </w:del>
      <w:del w:id="96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┴</w:delText>
        </w:r>
      </w:del>
      <w:del w:id="97" w:date="2025-11-30T13:46:21Z" w:author="Quarks Computing Solutions Limited">
        <w:r>
          <w:rPr>
            <w:rtl w:val="0"/>
            <w:lang w:val="en-US"/>
          </w:rPr>
          <w:delText>───────────</w:delText>
        </w:r>
      </w:del>
      <w:del w:id="98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┴</w:delText>
        </w:r>
      </w:del>
      <w:del w:id="99" w:date="2025-11-30T13:46:21Z" w:author="Quarks Computing Solutions Limited">
        <w:r>
          <w:rPr>
            <w:rtl w:val="0"/>
            <w:lang w:val="en-US"/>
          </w:rPr>
          <w:delText>─────────┘</w:delText>
        </w:r>
      </w:del>
      <w:del w:id="100" w:date="2025-11-30T13:46:21Z" w:author="Quarks Computing Solutions Limited">
        <w:r>
          <w:rPr/>
          <w:br w:type="textWrapping"/>
        </w:r>
      </w:del>
      <w:del w:id="101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102" w:date="2025-11-30T13:46:21Z" w:author="Quarks Computing Solutions Limited">
        <w:r>
          <w:rPr/>
          <w:br w:type="textWrapping"/>
        </w:r>
      </w:del>
      <w:del w:id="103" w:date="2025-11-30T13:46:21Z" w:author="Quarks Computing Solutions Limited">
        <w:r>
          <w:rPr>
            <w:rtl w:val="0"/>
            <w:lang w:val="en-US"/>
          </w:rPr>
          <w:delText>┌────────</w:delText>
        </w:r>
      </w:del>
      <w:del w:id="104" w:date="2025-11-30T13:46:21Z" w:author="Quarks Computing Solutions Limited">
        <w:r>
          <w:rPr>
            <w:rFonts w:ascii="Arial Unicode MS" w:cs="Arial Unicode MS" w:hAnsi="Arial Unicode MS" w:eastAsia="Arial Unicode MS" w:hint="default"/>
            <w:b w:val="0"/>
            <w:bCs w:val="0"/>
            <w:i w:val="0"/>
            <w:iCs w:val="0"/>
            <w:rtl w:val="0"/>
            <w:lang w:val="en-US"/>
          </w:rPr>
          <w:delText>▼</w:delText>
        </w:r>
      </w:del>
      <w:del w:id="105" w:date="2025-11-30T13:46:21Z" w:author="Quarks Computing Solutions Limited">
        <w:r>
          <w:rPr>
            <w:rtl w:val="0"/>
            <w:lang w:val="en-US"/>
          </w:rPr>
          <w:delText>────────┐</w:delText>
        </w:r>
      </w:del>
      <w:del w:id="106" w:date="2025-11-30T13:46:21Z" w:author="Quarks Computing Solutions Limited">
        <w:r>
          <w:rPr/>
          <w:br w:type="textWrapping"/>
        </w:r>
      </w:del>
      <w:del w:id="107" w:date="2025-11-30T13:46:21Z" w:author="Quarks Computing Solutions Limited">
        <w:r>
          <w:rPr>
            <w:rtl w:val="0"/>
            <w:lang w:val="en-US"/>
          </w:rPr>
          <w:delText xml:space="preserve">│ </w:delText>
        </w:r>
      </w:del>
      <w:del w:id="108" w:date="2025-11-30T13:46:21Z" w:author="Quarks Computing Solutions Limited">
        <w:r>
          <w:rPr>
            <w:rtl w:val="0"/>
            <w:lang w:val="en-US"/>
          </w:rPr>
          <w:delText xml:space="preserve">Tool Execution </w:delText>
        </w:r>
      </w:del>
      <w:del w:id="109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110" w:date="2025-11-30T13:46:21Z" w:author="Quarks Computing Solutions Limited">
        <w:r>
          <w:rPr/>
          <w:br w:type="textWrapping"/>
        </w:r>
      </w:del>
      <w:del w:id="111" w:date="2025-11-30T13:46:21Z" w:author="Quarks Computing Solutions Limited">
        <w:r>
          <w:rPr>
            <w:rtl w:val="0"/>
            <w:lang w:val="en-US"/>
          </w:rPr>
          <w:delText xml:space="preserve">│ </w:delText>
        </w:r>
      </w:del>
      <w:del w:id="112" w:date="2025-11-30T13:46:21Z" w:author="Quarks Computing Solutions Limited">
        <w:r>
          <w:rPr>
            <w:rtl w:val="0"/>
            <w:lang w:val="en-US"/>
          </w:rPr>
          <w:delText xml:space="preserve">&amp; Integration </w:delText>
        </w:r>
      </w:del>
      <w:del w:id="113" w:date="2025-11-30T13:46:21Z" w:author="Quarks Computing Solutions Limited">
        <w:r>
          <w:rPr>
            <w:rtl w:val="0"/>
            <w:lang w:val="en-US"/>
          </w:rPr>
          <w:delText>│</w:delText>
        </w:r>
      </w:del>
      <w:del w:id="114" w:date="2025-11-30T13:46:21Z" w:author="Quarks Computing Solutions Limited">
        <w:r>
          <w:rPr/>
          <w:br w:type="textWrapping"/>
        </w:r>
      </w:del>
      <w:del w:id="115" w:date="2025-11-30T13:46:21Z" w:author="Quarks Computing Solutions Limited">
        <w:r>
          <w:rPr>
            <w:rtl w:val="0"/>
            <w:lang w:val="en-US"/>
          </w:rPr>
          <w:delText>└─────────────────┘</w:delText>
        </w:r>
      </w:del>
    </w:p>
    <w:p>
      <w:pPr>
        <w:pStyle w:val="Body"/>
        <w:spacing w:after="210"/>
      </w:pPr>
      <w:r>
        <w:rPr>
          <w:rtl w:val="0"/>
          <w:lang w:val="en-US"/>
        </w:rPr>
        <w:t>This architecture distributes cognitive load across specialized models, optimizing cost and accuracy[2].</w:t>
      </w:r>
    </w:p>
    <w:p>
      <w:pPr>
        <w:pStyle w:val="Body"/>
        <w:spacing w:before="240" w:line="271" w:lineRule="auto"/>
      </w:pPr>
      <w:bookmarkStart w:name="bm_4_2_critical_slm_patterns_for_6bb386" w:id="116"/>
      <w:r>
        <w:rPr>
          <w:b w:val="1"/>
          <w:bCs w:val="1"/>
          <w:sz w:val="33"/>
          <w:szCs w:val="33"/>
          <w:rtl w:val="0"/>
          <w:lang w:val="en-US"/>
        </w:rPr>
        <w:t>4.2 Critical SLM Patterns for Agent Accuracy</w:t>
      </w:r>
      <w:bookmarkEnd w:id="116"/>
    </w:p>
    <w:p>
      <w:pPr>
        <w:pStyle w:val="Body"/>
        <w:spacing w:after="210"/>
      </w:pPr>
      <w:r>
        <w:rPr>
          <w:rtl w:val="0"/>
          <w:lang w:val="en-US"/>
        </w:rPr>
        <w:t>Research identifies recurring patterns that enable SLMs to achieve high accuracy in agentic contexts[2]: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Pattern 1: Guided Decoding + Schema Constraints</w:t>
      </w:r>
    </w:p>
    <w:p>
      <w:pPr>
        <w:pStyle w:val="Body"/>
        <w:spacing w:after="210"/>
      </w:pPr>
      <w:r>
        <w:rPr>
          <w:rtl w:val="0"/>
          <w:lang w:val="en-US"/>
        </w:rPr>
        <w:t>Guided decoding restricts an SLM's generation to follow a predefined schema in real-time[2]. Rather than generating free-form text and then validating, the SLM generates only valid outputs:</w:t>
      </w:r>
    </w:p>
    <w:p>
      <w:pPr>
        <w:pStyle w:val="Body"/>
        <w:spacing w:after="210"/>
      </w:pPr>
      <w:r>
        <w:rPr>
          <w:rtl w:val="0"/>
          <w:lang w:val="en-US"/>
        </w:rPr>
        <w:t>Specification:</w:t>
      </w:r>
      <w:r>
        <w:br w:type="textWrapping"/>
      </w:r>
      <w:r>
        <w:rPr>
          <w:rtl w:val="0"/>
        </w:rPr>
        <w:t>{</w:t>
      </w:r>
      <w:r>
        <w:br w:type="textWrapping"/>
      </w:r>
      <w:r>
        <w:rPr>
          <w:rtl w:val="0"/>
          <w:lang w:val="en-US"/>
        </w:rPr>
        <w:t>"output_type": "tool_call",</w:t>
      </w:r>
      <w:r>
        <w:br w:type="textWrapping"/>
      </w:r>
      <w:r>
        <w:rPr>
          <w:rtl w:val="0"/>
          <w:lang w:val="de-DE"/>
        </w:rPr>
        <w:t>"schema": {</w:t>
      </w:r>
      <w:r>
        <w:br w:type="textWrapping"/>
      </w:r>
      <w:r>
        <w:rPr>
          <w:rtl w:val="0"/>
          <w:lang w:val="en-US"/>
        </w:rPr>
        <w:t>"tool_name": string (enum: ["search", "calculate", "query_db"]),</w:t>
      </w:r>
      <w:r>
        <w:br w:type="textWrapping"/>
      </w:r>
      <w:r>
        <w:rPr>
          <w:rtl w:val="0"/>
          <w:lang w:val="pt-PT"/>
        </w:rPr>
        <w:t>"parameters": {</w:t>
      </w:r>
      <w:r>
        <w:br w:type="textWrapping"/>
      </w:r>
      <w:r>
        <w:rPr>
          <w:rtl w:val="0"/>
          <w:lang w:val="es-ES_tradnl"/>
        </w:rPr>
        <w:t>"query": string,</w:t>
      </w:r>
      <w:r>
        <w:br w:type="textWrapping"/>
      </w:r>
      <w:r>
        <w:rPr>
          <w:rtl w:val="0"/>
          <w:lang w:val="en-US"/>
        </w:rPr>
        <w:t>"filters": array of strings</w:t>
      </w:r>
      <w:r>
        <w:br w:type="textWrapping"/>
      </w:r>
      <w:r>
        <w:rPr>
          <w:rtl w:val="0"/>
        </w:rPr>
        <w:t>}</w:t>
      </w:r>
      <w:r>
        <w:br w:type="textWrapping"/>
      </w:r>
      <w:r>
        <w:rPr>
          <w:rtl w:val="0"/>
        </w:rPr>
        <w:t>}</w:t>
      </w:r>
      <w:r>
        <w:br w:type="textWrapping"/>
      </w:r>
      <w:r>
        <w:rPr>
          <w:rtl w:val="0"/>
        </w:rPr>
        <w:t>}</w:t>
      </w:r>
    </w:p>
    <w:p>
      <w:pPr>
        <w:pStyle w:val="Body"/>
        <w:spacing w:after="210"/>
      </w:pPr>
      <w:r>
        <w:rPr>
          <w:rtl w:val="0"/>
          <w:lang w:val="en-US"/>
        </w:rPr>
        <w:t>With guided decoding, SLM cannot generate invalid tool names or</w:t>
      </w:r>
      <w:r>
        <w:br w:type="textWrapping"/>
      </w:r>
      <w:r>
        <w:rPr>
          <w:rtl w:val="0"/>
        </w:rPr>
        <w:t>malformed JSON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the decoder enforces schema compliance during generation.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Pattern 2: Few-Shot In-Context Learning with Golden Examples</w:t>
      </w:r>
    </w:p>
    <w:p>
      <w:pPr>
        <w:pStyle w:val="Body"/>
        <w:spacing w:after="210"/>
      </w:pPr>
      <w:r>
        <w:rPr>
          <w:rtl w:val="0"/>
          <w:lang w:val="en-US"/>
        </w:rPr>
        <w:t>Rather than training agents on millions of examples, SLMs perform remarkably well with 5-10 high-quality examples in context, provided they're structured according to the specification[2]:</w:t>
      </w:r>
    </w:p>
    <w:p>
      <w:pPr>
        <w:pStyle w:val="Body"/>
        <w:spacing w:before="240" w:line="288" w:lineRule="auto"/>
      </w:pPr>
      <w:bookmarkStart w:name="tool_calling_task_specification" w:id="117"/>
      <w:r>
        <w:rPr>
          <w:b w:val="1"/>
          <w:bCs w:val="1"/>
          <w:sz w:val="56"/>
          <w:szCs w:val="56"/>
          <w:rtl w:val="0"/>
          <w:lang w:val="en-US"/>
        </w:rPr>
        <w:t>Tool-Calling Task Specification</w:t>
      </w:r>
      <w:bookmarkEnd w:id="117"/>
    </w:p>
    <w:p>
      <w:pPr>
        <w:pStyle w:val="Body"/>
        <w:spacing w:before="240" w:line="271" w:lineRule="auto"/>
      </w:pPr>
      <w:bookmarkStart w:name="examples" w:id="118"/>
      <w:r>
        <w:rPr>
          <w:b w:val="1"/>
          <w:bCs w:val="1"/>
          <w:sz w:val="42"/>
          <w:szCs w:val="42"/>
          <w:rtl w:val="0"/>
          <w:lang w:val="en-US"/>
        </w:rPr>
        <w:t>Examples</w:t>
      </w:r>
      <w:bookmarkEnd w:id="118"/>
    </w:p>
    <w:p>
      <w:pPr>
        <w:pStyle w:val="Body"/>
        <w:spacing w:after="210"/>
      </w:pPr>
      <w:r>
        <w:rPr>
          <w:rtl w:val="0"/>
          <w:lang w:val="en-US"/>
        </w:rPr>
        <w:t xml:space="preserve">[Example 1: user query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correct tool call]</w:t>
      </w:r>
      <w:r>
        <w:br w:type="textWrapping"/>
      </w:r>
      <w:r>
        <w:rPr>
          <w:rtl w:val="0"/>
          <w:lang w:val="en-US"/>
        </w:rPr>
        <w:t xml:space="preserve">[Example 2: user query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correct tool call]</w:t>
      </w:r>
      <w:r>
        <w:br w:type="textWrapping"/>
      </w:r>
      <w:r>
        <w:rPr>
          <w:rtl w:val="0"/>
          <w:lang w:val="en-US"/>
        </w:rPr>
        <w:t xml:space="preserve">[Example 3: edge case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correct tool call]</w:t>
      </w:r>
    </w:p>
    <w:p>
      <w:pPr>
        <w:pStyle w:val="Body"/>
        <w:spacing w:before="240" w:line="271" w:lineRule="auto"/>
      </w:pPr>
      <w:bookmarkStart w:name="task" w:id="119"/>
      <w:r>
        <w:rPr>
          <w:b w:val="1"/>
          <w:bCs w:val="1"/>
          <w:sz w:val="42"/>
          <w:szCs w:val="42"/>
          <w:rtl w:val="0"/>
          <w:lang w:val="de-DE"/>
        </w:rPr>
        <w:t>Task</w:t>
      </w:r>
      <w:bookmarkEnd w:id="119"/>
    </w:p>
    <w:p>
      <w:pPr>
        <w:pStyle w:val="Body"/>
        <w:spacing w:after="210"/>
      </w:pPr>
      <w:r>
        <w:rPr>
          <w:rtl w:val="0"/>
          <w:lang w:val="en-US"/>
        </w:rPr>
        <w:t>Given user query: "Find recent research on SLMs"</w:t>
      </w:r>
      <w:r>
        <w:br w:type="textWrapping"/>
      </w:r>
      <w:r>
        <w:rPr>
          <w:rtl w:val="0"/>
          <w:lang w:val="en-US"/>
        </w:rPr>
        <w:t>Emit tool call with schema...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Pattern 3: Hierarchical Task Decomposition</w:t>
      </w:r>
    </w:p>
    <w:p>
      <w:pPr>
        <w:pStyle w:val="Body"/>
        <w:spacing w:after="210"/>
      </w:pPr>
      <w:r>
        <w:rPr>
          <w:rtl w:val="0"/>
          <w:lang w:val="en-US"/>
        </w:rPr>
        <w:t>Complex agent workflows decompose into subtasks that can be delegated to specialized SLMs[2]: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 xml:space="preserve">Router SLM: Classify user intent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select specialized agent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Task SLM: Execute focused task within domain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Validation SLM: Verify output meets constraints</w:t>
      </w:r>
    </w:p>
    <w:p>
      <w:pPr>
        <w:pStyle w:val="Body"/>
        <w:numPr>
          <w:ilvl w:val="0"/>
          <w:numId w:val="20"/>
        </w:numPr>
        <w:rPr>
          <w:lang w:val="en-US"/>
        </w:rPr>
      </w:pPr>
      <w:r>
        <w:rPr>
          <w:rtl w:val="0"/>
          <w:lang w:val="en-US"/>
        </w:rPr>
        <w:t>Each component uses appropriate model size (3B for routing, 8B for execution, 2B for validation)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Pattern 4: Iterative Refinement with Evaluation Data</w:t>
      </w:r>
    </w:p>
    <w:p>
      <w:pPr>
        <w:pStyle w:val="Body"/>
        <w:spacing w:after="210"/>
      </w:pPr>
      <w:r>
        <w:rPr>
          <w:rtl w:val="0"/>
          <w:lang w:val="en-US"/>
        </w:rPr>
        <w:t>Golden test datasets drive continuous improvement[2]: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Create specification with 200-500 representative examples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Fine-tune SLM on 80% with held-out test set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Evaluate against 20% test set using metrics (accuracy, schema compliance, latency)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Identify failure patterns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Refine specification or training data</w:t>
      </w:r>
    </w:p>
    <w:p>
      <w:pPr>
        <w:pStyle w:val="Body"/>
        <w:numPr>
          <w:ilvl w:val="0"/>
          <w:numId w:val="22"/>
        </w:numPr>
        <w:rPr>
          <w:lang w:val="en-US"/>
        </w:rPr>
      </w:pPr>
      <w:r>
        <w:rPr>
          <w:rtl w:val="0"/>
          <w:lang w:val="en-US"/>
        </w:rPr>
        <w:t>Repeat until target accuracy achieved</w:t>
      </w:r>
    </w:p>
    <w:p>
      <w:pPr>
        <w:pStyle w:val="Body"/>
        <w:spacing w:after="210"/>
      </w:pPr>
      <w:r>
        <w:rPr>
          <w:rtl w:val="0"/>
          <w:lang w:val="en-US"/>
        </w:rPr>
        <w:t>This cycle typically reaches production accuracy in 5-15 iterations[2].</w:t>
      </w:r>
    </w:p>
    <w:p>
      <w:pPr>
        <w:pStyle w:val="Body"/>
        <w:spacing w:before="240" w:line="271" w:lineRule="auto"/>
      </w:pPr>
      <w:bookmarkStart w:name="bm_4_3_spec_driven_evaluation_met_999250" w:id="120"/>
      <w:r>
        <w:rPr>
          <w:b w:val="1"/>
          <w:bCs w:val="1"/>
          <w:sz w:val="33"/>
          <w:szCs w:val="33"/>
          <w:rtl w:val="0"/>
          <w:lang w:val="en-US"/>
        </w:rPr>
        <w:t>4.3 Spec-Driven Evaluation Methodology</w:t>
      </w:r>
      <w:bookmarkEnd w:id="120"/>
    </w:p>
    <w:p>
      <w:pPr>
        <w:pStyle w:val="Body"/>
        <w:spacing w:after="210"/>
      </w:pPr>
      <w:r>
        <w:rPr>
          <w:rtl w:val="0"/>
          <w:lang w:val="en-US"/>
        </w:rPr>
        <w:t>High-accuracy agentic systems require rigorous evaluation frameworks[5]:</w:t>
      </w:r>
    </w:p>
    <w:p>
      <w:pPr>
        <w:pStyle w:val="Body"/>
        <w:spacing w:after="210"/>
      </w:pPr>
      <w:r>
        <w:rPr>
          <w:b w:val="1"/>
          <w:bCs w:val="1"/>
          <w:rtl w:val="0"/>
          <w:lang w:val="de-DE"/>
        </w:rPr>
        <w:t>Benchmark Phase</w:t>
      </w:r>
      <w:r>
        <w:rPr>
          <w:rtl w:val="0"/>
          <w:lang w:val="en-US"/>
        </w:rPr>
        <w:t>: Establish baseline metrics against golden datasets</w:t>
      </w:r>
    </w:p>
    <w:p>
      <w:pPr>
        <w:pStyle w:val="Body"/>
        <w:numPr>
          <w:ilvl w:val="0"/>
          <w:numId w:val="24"/>
        </w:numPr>
        <w:rPr>
          <w:lang w:val="de-DE"/>
        </w:rPr>
      </w:pPr>
      <w:r>
        <w:rPr>
          <w:b w:val="1"/>
          <w:bCs w:val="1"/>
          <w:rtl w:val="0"/>
          <w:lang w:val="de-DE"/>
        </w:rPr>
        <w:t>Golden Dataset Test Suites</w:t>
      </w:r>
      <w:r>
        <w:rPr>
          <w:rtl w:val="0"/>
          <w:lang w:val="en-US"/>
        </w:rPr>
        <w:t>: Hand-annotated evaluation sets representing authentic user interactions with detailed ground-truth labels</w:t>
      </w:r>
    </w:p>
    <w:p>
      <w:pPr>
        <w:pStyle w:val="Body"/>
        <w:numPr>
          <w:ilvl w:val="0"/>
          <w:numId w:val="2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Calibrated Metrics</w:t>
      </w:r>
      <w:r>
        <w:rPr>
          <w:rtl w:val="0"/>
          <w:lang w:val="en-US"/>
        </w:rPr>
        <w:t>: Carefully selected metrics validated for reliability (e.g., combining 50% factuality + 50% relevance for analytical agents)[5]</w:t>
      </w:r>
    </w:p>
    <w:p>
      <w:pPr>
        <w:pStyle w:val="Body"/>
        <w:numPr>
          <w:ilvl w:val="0"/>
          <w:numId w:val="24"/>
        </w:numPr>
        <w:rPr>
          <w:lang w:val="da-DK"/>
        </w:rPr>
      </w:pPr>
      <w:r>
        <w:rPr>
          <w:b w:val="1"/>
          <w:bCs w:val="1"/>
          <w:rtl w:val="0"/>
          <w:lang w:val="da-DK"/>
        </w:rPr>
        <w:t>Baseline Performance</w:t>
      </w:r>
      <w:r>
        <w:rPr>
          <w:rtl w:val="0"/>
          <w:lang w:val="en-US"/>
        </w:rPr>
        <w:t>: Initial measurement establishing minimum acceptable accuracy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Verification Phase</w:t>
      </w:r>
      <w:r>
        <w:rPr>
          <w:rtl w:val="0"/>
          <w:lang w:val="en-US"/>
        </w:rPr>
        <w:t>: Identify and remediate accuracy gaps[5]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Data-Driven Root Cause Analysis</w:t>
      </w:r>
      <w:r>
        <w:rPr>
          <w:rtl w:val="0"/>
          <w:lang w:val="en-US"/>
        </w:rPr>
        <w:t>: Analyze failure modes to identify systematic issues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Feature Test Suites</w:t>
      </w:r>
      <w:r>
        <w:rPr>
          <w:rtl w:val="0"/>
          <w:lang w:val="en-US"/>
        </w:rPr>
        <w:t>: Develop targeted tests for specific problem areas</w:t>
      </w:r>
    </w:p>
    <w:p>
      <w:pPr>
        <w:pStyle w:val="Body"/>
        <w:numPr>
          <w:ilvl w:val="0"/>
          <w:numId w:val="26"/>
        </w:numPr>
        <w:rPr>
          <w:lang w:val="fr-FR"/>
        </w:rPr>
      </w:pPr>
      <w:r>
        <w:rPr>
          <w:b w:val="1"/>
          <w:bCs w:val="1"/>
          <w:rtl w:val="0"/>
          <w:lang w:val="fr-FR"/>
        </w:rPr>
        <w:t>Remediation Techniques</w:t>
      </w:r>
      <w:r>
        <w:rPr>
          <w:rtl w:val="0"/>
          <w:lang w:val="en-US"/>
        </w:rPr>
        <w:t>: Apply appropriate fixes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data sanitization, fine-tuning, specification refinement</w:t>
      </w:r>
    </w:p>
    <w:p>
      <w:pPr>
        <w:pStyle w:val="Body"/>
        <w:numPr>
          <w:ilvl w:val="0"/>
          <w:numId w:val="2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Regression Testing</w:t>
      </w:r>
      <w:r>
        <w:rPr>
          <w:rtl w:val="0"/>
          <w:lang w:val="en-US"/>
        </w:rPr>
        <w:t>: Verify fixes don't degrade prior performance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Key Agentic Metrics</w:t>
      </w:r>
      <w:r>
        <w:rPr>
          <w:rtl w:val="0"/>
          <w:lang w:val="pt-PT"/>
        </w:rPr>
        <w:t>[5]:</w:t>
      </w:r>
    </w:p>
    <w:tbl>
      <w:tblPr>
        <w:tblW w:w="869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96"/>
        <w:gridCol w:w="2897"/>
        <w:gridCol w:w="2897"/>
      </w:tblGrid>
      <w:tr>
        <w:tblPrEx>
          <w:shd w:val="clear" w:color="auto" w:fill="ced7e7"/>
        </w:tblPrEx>
        <w:trPr>
          <w:trHeight w:val="24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Metric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Definition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Target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Task Adherence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Agent stays on topic and fulfills requests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&gt;98%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Tool Call Accuracy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Correct tool selection and parameters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&gt;97%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Intent Resolution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Correct understanding of user intent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&gt;96%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Schema Compliance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Output matches required JSON schema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&gt;99%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Factuality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Retrieved information is correct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&gt;95%</w:t>
            </w:r>
          </w:p>
        </w:tc>
      </w:tr>
      <w:tr>
        <w:tblPrEx>
          <w:shd w:val="clear" w:color="auto" w:fill="ced7e7"/>
        </w:tblPrEx>
        <w:trPr>
          <w:trHeight w:val="483" w:hRule="atLeast"/>
        </w:trPr>
        <w:tc>
          <w:tcPr>
            <w:tcW w:type="dxa" w:w="2896"/>
            <w:tcBorders>
              <w:top w:val="single" w:color="000000" w:sz="1" w:space="0" w:shadow="0" w:frame="0"/>
              <w:left w:val="single" w:color="000000" w:sz="2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Relevance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Information directly addresses query</w:t>
            </w:r>
          </w:p>
        </w:tc>
        <w:tc>
          <w:tcPr>
            <w:tcW w:type="dxa" w:w="2896"/>
            <w:tcBorders>
              <w:top w:val="single" w:color="000000" w:sz="1" w:space="0" w:shadow="0" w:frame="0"/>
              <w:left w:val="single" w:color="000000" w:sz="1" w:space="0" w:shadow="0" w:frame="0"/>
              <w:bottom w:val="single" w:color="000000" w:sz="1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/>
            </w:pPr>
            <w:r>
              <w:rPr>
                <w:shd w:val="nil" w:color="auto" w:fill="auto"/>
                <w:rtl w:val="0"/>
                <w:lang w:val="en-US"/>
              </w:rPr>
              <w:t>&gt;94%</w:t>
            </w:r>
          </w:p>
        </w:tc>
      </w:tr>
    </w:tbl>
    <w:p>
      <w:pPr>
        <w:pStyle w:val="Body"/>
        <w:widowControl w:val="0"/>
        <w:spacing w:after="210" w:line="240" w:lineRule="auto"/>
        <w:jc w:val="center"/>
      </w:pPr>
    </w:p>
    <w:p>
      <w:pPr>
        <w:pStyle w:val="Body"/>
      </w:pP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5_implementation_case_studies" w:id="121"/>
      <w:r>
        <w:rPr>
          <w:b w:val="1"/>
          <w:bCs w:val="1"/>
          <w:sz w:val="42"/>
          <w:szCs w:val="42"/>
          <w:rtl w:val="0"/>
          <w:lang w:val="de-DE"/>
        </w:rPr>
        <w:t>5. Implementation Case Studies</w:t>
      </w:r>
      <w:bookmarkEnd w:id="121"/>
    </w:p>
    <w:p>
      <w:pPr>
        <w:pStyle w:val="Body"/>
        <w:spacing w:before="240" w:line="271" w:lineRule="auto"/>
      </w:pPr>
      <w:bookmarkStart w:name="bm_5_1_e_commerce_agent_product_s_2e9b32" w:id="122"/>
      <w:r>
        <w:rPr>
          <w:b w:val="1"/>
          <w:bCs w:val="1"/>
          <w:sz w:val="33"/>
          <w:szCs w:val="33"/>
          <w:rtl w:val="0"/>
          <w:lang w:val="en-US"/>
        </w:rPr>
        <w:t>5.1 E-Commerce Agent: Product Search and Recommendation</w:t>
      </w:r>
      <w:bookmarkEnd w:id="122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Specification</w:t>
      </w:r>
      <w:r>
        <w:rPr>
          <w:rtl w:val="0"/>
          <w:lang w:val="en-US"/>
        </w:rPr>
        <w:t>: Build agent capable of understanding user product preferences and recommending items from 10M+ catalog.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Architecture</w:t>
      </w:r>
      <w:r>
        <w:rPr>
          <w:rtl w:val="0"/>
        </w:rPr>
        <w:t>: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Router (2B SLM)</w:t>
      </w:r>
      <w:r>
        <w:rPr>
          <w:rtl w:val="0"/>
          <w:lang w:val="en-US"/>
        </w:rPr>
        <w:t>: Classify intent (search vs. recommendation vs. question)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Search SLM (4B)</w:t>
      </w:r>
      <w:r>
        <w:rPr>
          <w:rtl w:val="0"/>
          <w:lang w:val="en-US"/>
        </w:rPr>
        <w:t xml:space="preserve">: Parse natural language constraints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structured search query</w:t>
      </w:r>
    </w:p>
    <w:p>
      <w:pPr>
        <w:pStyle w:val="Body"/>
        <w:numPr>
          <w:ilvl w:val="0"/>
          <w:numId w:val="28"/>
        </w:numPr>
      </w:pPr>
      <w:r>
        <w:rPr>
          <w:b w:val="1"/>
          <w:bCs w:val="1"/>
          <w:rtl w:val="0"/>
        </w:rPr>
        <w:t>Ranker SLM (3B)</w:t>
      </w:r>
      <w:r>
        <w:rPr>
          <w:rtl w:val="0"/>
          <w:lang w:val="en-US"/>
        </w:rPr>
        <w:t>: Score recommendations against user profile</w:t>
      </w:r>
    </w:p>
    <w:p>
      <w:pPr>
        <w:pStyle w:val="Body"/>
        <w:numPr>
          <w:ilvl w:val="0"/>
          <w:numId w:val="2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Fallback (LLM)</w:t>
      </w:r>
      <w:r>
        <w:rPr>
          <w:rtl w:val="0"/>
          <w:lang w:val="en-US"/>
        </w:rPr>
        <w:t>: Complex multi-constraint optimization queries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Results</w:t>
      </w:r>
      <w:r>
        <w:rPr>
          <w:rtl w:val="0"/>
        </w:rPr>
        <w:t>:</w:t>
      </w:r>
    </w:p>
    <w:p>
      <w:pPr>
        <w:pStyle w:val="Body"/>
        <w:numPr>
          <w:ilvl w:val="0"/>
          <w:numId w:val="30"/>
        </w:numPr>
        <w:rPr>
          <w:lang w:val="en-US"/>
        </w:rPr>
      </w:pPr>
      <w:r>
        <w:rPr>
          <w:rtl w:val="0"/>
          <w:lang w:val="en-US"/>
        </w:rPr>
        <w:t>Intent classification accuracy: 99.2%</w:t>
      </w:r>
    </w:p>
    <w:p>
      <w:pPr>
        <w:pStyle w:val="Body"/>
        <w:numPr>
          <w:ilvl w:val="0"/>
          <w:numId w:val="30"/>
        </w:numPr>
        <w:rPr>
          <w:lang w:val="en-US"/>
        </w:rPr>
      </w:pPr>
      <w:r>
        <w:rPr>
          <w:rtl w:val="0"/>
          <w:lang w:val="en-US"/>
        </w:rPr>
        <w:t>Search query accuracy: 96.8%</w:t>
      </w:r>
    </w:p>
    <w:p>
      <w:pPr>
        <w:pStyle w:val="Body"/>
        <w:numPr>
          <w:ilvl w:val="0"/>
          <w:numId w:val="30"/>
        </w:numPr>
        <w:rPr>
          <w:lang w:val="en-US"/>
        </w:rPr>
      </w:pPr>
      <w:r>
        <w:rPr>
          <w:rtl w:val="0"/>
          <w:lang w:val="en-US"/>
        </w:rPr>
        <w:t>User satisfaction: +23% vs. LLM-only approach</w:t>
      </w:r>
    </w:p>
    <w:p>
      <w:pPr>
        <w:pStyle w:val="Body"/>
        <w:numPr>
          <w:ilvl w:val="0"/>
          <w:numId w:val="30"/>
        </w:numPr>
        <w:rPr>
          <w:lang w:val="en-US"/>
        </w:rPr>
      </w:pPr>
      <w:r>
        <w:rPr>
          <w:rtl w:val="0"/>
          <w:lang w:val="en-US"/>
        </w:rPr>
        <w:t>Cost per query: $0.0008 (vs. $0.01 with LLM)[2]</w:t>
      </w:r>
    </w:p>
    <w:p>
      <w:pPr>
        <w:pStyle w:val="Body"/>
        <w:spacing w:before="240" w:line="271" w:lineRule="auto"/>
      </w:pPr>
      <w:bookmarkStart w:name="bm_5_2_data_analytics_agent_natur_b53c57" w:id="123"/>
      <w:r>
        <w:rPr>
          <w:b w:val="1"/>
          <w:bCs w:val="1"/>
          <w:sz w:val="33"/>
          <w:szCs w:val="33"/>
          <w:rtl w:val="0"/>
          <w:lang w:val="en-US"/>
        </w:rPr>
        <w:t>5.2 Data Analytics Agent: Natural Language to SQL</w:t>
      </w:r>
      <w:bookmarkEnd w:id="123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Specification</w:t>
      </w:r>
      <w:r>
        <w:rPr>
          <w:rtl w:val="0"/>
          <w:lang w:val="en-US"/>
        </w:rPr>
        <w:t>: Convert natural language questions into accurate SQL queries against enterprise data warehouse with 500+ tables.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Architecture</w:t>
      </w:r>
      <w:r>
        <w:rPr>
          <w:rtl w:val="0"/>
        </w:rPr>
        <w:t>:</w:t>
      </w:r>
    </w:p>
    <w:p>
      <w:pPr>
        <w:pStyle w:val="Body"/>
        <w:numPr>
          <w:ilvl w:val="0"/>
          <w:numId w:val="32"/>
        </w:numPr>
      </w:pPr>
      <w:r>
        <w:rPr>
          <w:b w:val="1"/>
          <w:bCs w:val="1"/>
          <w:rtl w:val="0"/>
        </w:rPr>
        <w:t>Schema Selector (3B SLM)</w:t>
      </w:r>
      <w:r>
        <w:rPr>
          <w:rtl w:val="0"/>
          <w:lang w:val="en-US"/>
        </w:rPr>
        <w:t>: Identify relevant tables from database schema</w:t>
      </w:r>
    </w:p>
    <w:p>
      <w:pPr>
        <w:pStyle w:val="Body"/>
        <w:numPr>
          <w:ilvl w:val="0"/>
          <w:numId w:val="32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Query Generator (8B SLM)</w:t>
      </w:r>
      <w:r>
        <w:rPr>
          <w:rtl w:val="0"/>
          <w:lang w:val="en-US"/>
        </w:rPr>
        <w:t>: Generate SQL with xLAM-2 for accurate function calling</w:t>
      </w:r>
    </w:p>
    <w:p>
      <w:pPr>
        <w:pStyle w:val="Body"/>
        <w:numPr>
          <w:ilvl w:val="0"/>
          <w:numId w:val="32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Validator (2B SLM)</w:t>
      </w:r>
      <w:r>
        <w:rPr>
          <w:rtl w:val="0"/>
          <w:lang w:val="en-US"/>
        </w:rPr>
        <w:t>: Verify query syntax and semantic correctness</w:t>
      </w:r>
    </w:p>
    <w:p>
      <w:pPr>
        <w:pStyle w:val="Body"/>
        <w:numPr>
          <w:ilvl w:val="0"/>
          <w:numId w:val="32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Fallback (LLM)</w:t>
      </w:r>
      <w:r>
        <w:rPr>
          <w:rtl w:val="0"/>
          <w:lang w:val="en-US"/>
        </w:rPr>
        <w:t>: Complex multi-table joins with business logic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Results</w:t>
      </w:r>
      <w:r>
        <w:rPr>
          <w:rtl w:val="0"/>
        </w:rPr>
        <w:t>:</w:t>
      </w:r>
    </w:p>
    <w:p>
      <w:pPr>
        <w:pStyle w:val="Body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>Schema selection accuracy: 97.1%</w:t>
      </w:r>
    </w:p>
    <w:p>
      <w:pPr>
        <w:pStyle w:val="Body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>Generated SQL correctness: 95.3% (first pass), 99.1% (after validation)</w:t>
      </w:r>
    </w:p>
    <w:p>
      <w:pPr>
        <w:pStyle w:val="Body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>Query latency: 340ms avg (vs. 2.1s with LLM)</w:t>
      </w:r>
    </w:p>
    <w:p>
      <w:pPr>
        <w:pStyle w:val="Body"/>
        <w:numPr>
          <w:ilvl w:val="0"/>
          <w:numId w:val="34"/>
        </w:numPr>
        <w:rPr>
          <w:lang w:val="en-US"/>
        </w:rPr>
      </w:pPr>
      <w:r>
        <w:rPr>
          <w:rtl w:val="0"/>
          <w:lang w:val="en-US"/>
        </w:rPr>
        <w:t>Development time: 2 weeks from specification to production[5]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6_technical_strategies_for_acc_7173ae" w:id="124"/>
      <w:r>
        <w:rPr>
          <w:b w:val="1"/>
          <w:bCs w:val="1"/>
          <w:sz w:val="42"/>
          <w:szCs w:val="42"/>
          <w:rtl w:val="0"/>
          <w:lang w:val="en-US"/>
        </w:rPr>
        <w:t>6. Technical Strategies for Accuracy Optimization</w:t>
      </w:r>
      <w:bookmarkEnd w:id="124"/>
    </w:p>
    <w:p>
      <w:pPr>
        <w:pStyle w:val="Body"/>
        <w:spacing w:before="240" w:line="271" w:lineRule="auto"/>
      </w:pPr>
      <w:bookmarkStart w:name="bm_6_1_output_validation_and_erro_d5bc59" w:id="125"/>
      <w:r>
        <w:rPr>
          <w:b w:val="1"/>
          <w:bCs w:val="1"/>
          <w:sz w:val="33"/>
          <w:szCs w:val="33"/>
          <w:rtl w:val="0"/>
          <w:lang w:val="en-US"/>
        </w:rPr>
        <w:t>6.1 Output Validation and Error Correction</w:t>
      </w:r>
      <w:bookmarkEnd w:id="125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Real-time Schema Validation</w:t>
      </w:r>
      <w:r>
        <w:rPr>
          <w:rtl w:val="0"/>
          <w:lang w:val="pt-PT"/>
        </w:rPr>
        <w:t>[2]</w:t>
      </w:r>
    </w:p>
    <w:p>
      <w:pPr>
        <w:pStyle w:val="Body"/>
        <w:spacing w:after="210"/>
      </w:pPr>
      <w:r>
        <w:rPr>
          <w:rtl w:val="0"/>
          <w:lang w:val="en-US"/>
        </w:rPr>
        <w:t>Guided decoding ensures outputs match schemas during generation. When schema-constrained generation unavailable:</w:t>
      </w:r>
    </w:p>
    <w:p>
      <w:pPr>
        <w:pStyle w:val="Body"/>
        <w:spacing w:before="240" w:line="288" w:lineRule="auto"/>
      </w:pPr>
      <w:bookmarkStart w:name="soft_validation_agent_can_recover_bf2963" w:id="126"/>
      <w:r>
        <w:rPr>
          <w:b w:val="1"/>
          <w:bCs w:val="1"/>
          <w:sz w:val="56"/>
          <w:szCs w:val="56"/>
          <w:rtl w:val="0"/>
          <w:lang w:val="en-US"/>
        </w:rPr>
        <w:t>Soft validation: agent can recover from errors</w:t>
      </w:r>
      <w:bookmarkEnd w:id="126"/>
    </w:p>
    <w:p>
      <w:pPr>
        <w:pStyle w:val="Body"/>
        <w:spacing w:after="210"/>
      </w:pPr>
      <w:r>
        <w:rPr>
          <w:rtl w:val="0"/>
          <w:lang w:val="nl-NL"/>
        </w:rPr>
        <w:t>def validate_and_correct(output, schema):</w:t>
      </w:r>
      <w:r>
        <w:br w:type="textWrapping"/>
      </w:r>
      <w:r>
        <w:rPr>
          <w:rtl w:val="0"/>
          <w:lang w:val="de-DE"/>
        </w:rPr>
        <w:t>if is_valid(output, schema):</w:t>
      </w:r>
      <w:r>
        <w:br w:type="textWrapping"/>
      </w:r>
      <w:r>
        <w:rPr>
          <w:rtl w:val="0"/>
          <w:lang w:val="en-US"/>
        </w:rPr>
        <w:t>return output</w:t>
      </w:r>
      <w:r>
        <w:br w:type="textWrapping"/>
      </w:r>
      <w:r>
        <w:rPr>
          <w:rtl w:val="0"/>
          <w:lang w:val="da-DK"/>
        </w:rPr>
        <w:t>else:</w:t>
      </w:r>
      <w:r>
        <w:br w:type="textWrapping"/>
      </w:r>
      <w:r>
        <w:rPr>
          <w:rtl w:val="0"/>
          <w:lang w:val="en-US"/>
        </w:rPr>
        <w:t># Re-prompt with minimal context</w:t>
      </w:r>
      <w:r>
        <w:br w:type="textWrapping"/>
      </w:r>
      <w:r>
        <w:rPr>
          <w:rtl w:val="0"/>
          <w:lang w:val="en-US"/>
        </w:rPr>
        <w:t>corrected = slm.generate(</w:t>
      </w:r>
      <w:r>
        <w:br w:type="textWrapping"/>
      </w:r>
      <w:r>
        <w:rPr>
          <w:rtl w:val="0"/>
          <w:lang w:val="en-US"/>
        </w:rPr>
        <w:t>prompt=f"Correct this JSON: {output}",</w:t>
      </w:r>
      <w:r>
        <w:br w:type="textWrapping"/>
      </w:r>
      <w:r>
        <w:rPr>
          <w:rtl w:val="0"/>
          <w:lang w:val="nl-NL"/>
        </w:rPr>
        <w:t>constraints=schema</w:t>
      </w:r>
      <w:r>
        <w:br w:type="textWrapping"/>
      </w:r>
      <w:r>
        <w:rPr>
          <w:rtl w:val="0"/>
        </w:rPr>
        <w:t>)</w:t>
      </w:r>
      <w:r>
        <w:br w:type="textWrapping"/>
      </w:r>
      <w:r>
        <w:rPr>
          <w:rtl w:val="0"/>
          <w:lang w:val="en-US"/>
        </w:rPr>
        <w:t>return corrected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Graceful Degradation</w:t>
      </w:r>
      <w:r>
        <w:rPr>
          <w:rtl w:val="0"/>
          <w:lang w:val="pt-PT"/>
        </w:rPr>
        <w:t>[2]</w:t>
      </w:r>
    </w:p>
    <w:p>
      <w:pPr>
        <w:pStyle w:val="Body"/>
        <w:spacing w:after="210"/>
      </w:pPr>
      <w:r>
        <w:rPr>
          <w:rtl w:val="0"/>
          <w:lang w:val="en-US"/>
        </w:rPr>
        <w:t>When an SLM fails on a task, escalate intelligently:</w:t>
      </w:r>
    </w:p>
    <w:p>
      <w:pPr>
        <w:pStyle w:val="Body"/>
        <w:numPr>
          <w:ilvl w:val="0"/>
          <w:numId w:val="36"/>
        </w:numPr>
        <w:rPr>
          <w:lang w:val="en-US"/>
        </w:rPr>
      </w:pPr>
      <w:r>
        <w:rPr>
          <w:rtl w:val="0"/>
          <w:lang w:val="en-US"/>
        </w:rPr>
        <w:t xml:space="preserve">Specialized SLM fails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Try larger SLM</w:t>
      </w:r>
    </w:p>
    <w:p>
      <w:pPr>
        <w:pStyle w:val="Body"/>
        <w:numPr>
          <w:ilvl w:val="0"/>
          <w:numId w:val="36"/>
        </w:numPr>
        <w:rPr>
          <w:lang w:val="en-US"/>
        </w:rPr>
      </w:pPr>
      <w:r>
        <w:rPr>
          <w:rtl w:val="0"/>
          <w:lang w:val="en-US"/>
        </w:rPr>
        <w:t xml:space="preserve">Larger SLM fails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Try LLM with full context</w:t>
      </w:r>
    </w:p>
    <w:p>
      <w:pPr>
        <w:pStyle w:val="Body"/>
        <w:numPr>
          <w:ilvl w:val="0"/>
          <w:numId w:val="36"/>
        </w:numPr>
        <w:rPr>
          <w:lang w:val="en-US"/>
        </w:rPr>
      </w:pPr>
      <w:r>
        <w:rPr>
          <w:rtl w:val="0"/>
          <w:lang w:val="en-US"/>
        </w:rPr>
        <w:t xml:space="preserve">LLM fails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  <w:lang w:val="en-US"/>
        </w:rPr>
        <w:t>→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Human review with explanation</w:t>
      </w:r>
    </w:p>
    <w:p>
      <w:pPr>
        <w:pStyle w:val="Body"/>
        <w:spacing w:after="210"/>
      </w:pPr>
      <w:r>
        <w:rPr>
          <w:rtl w:val="0"/>
          <w:lang w:val="en-US"/>
        </w:rPr>
        <w:t>This escalation path maintains cost-efficiency while ensuring accuracy.</w:t>
      </w:r>
    </w:p>
    <w:p>
      <w:pPr>
        <w:pStyle w:val="Body"/>
        <w:spacing w:before="240" w:line="271" w:lineRule="auto"/>
      </w:pPr>
      <w:bookmarkStart w:name="bm_6_2_domain_fine_tuning_best_practices" w:id="127"/>
      <w:r>
        <w:rPr>
          <w:b w:val="1"/>
          <w:bCs w:val="1"/>
          <w:sz w:val="33"/>
          <w:szCs w:val="33"/>
          <w:rtl w:val="0"/>
          <w:lang w:val="en-US"/>
        </w:rPr>
        <w:t>6.2 Domain Fine-Tuning Best Practices</w:t>
      </w:r>
      <w:bookmarkEnd w:id="127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Efficient Fine-Tuning Techniques</w:t>
      </w:r>
      <w:r>
        <w:rPr>
          <w:rtl w:val="0"/>
          <w:lang w:val="pt-PT"/>
        </w:rPr>
        <w:t>[2]</w:t>
      </w:r>
    </w:p>
    <w:p>
      <w:pPr>
        <w:pStyle w:val="Body"/>
        <w:spacing w:after="210"/>
      </w:pPr>
      <w:r>
        <w:rPr>
          <w:rtl w:val="0"/>
          <w:lang w:val="en-US"/>
        </w:rPr>
        <w:t>Rather than full model fine-tuning, use parameter-efficient methods:</w:t>
      </w:r>
    </w:p>
    <w:p>
      <w:pPr>
        <w:pStyle w:val="Body"/>
        <w:numPr>
          <w:ilvl w:val="0"/>
          <w:numId w:val="3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LoRA (Low-Rank Adaptation)</w:t>
      </w:r>
      <w:r>
        <w:rPr>
          <w:rtl w:val="0"/>
          <w:lang w:val="en-US"/>
        </w:rPr>
        <w:t>: Fine-tune &lt;1% of model parameters, 10</w:t>
      </w:r>
      <w:r>
        <w:rPr>
          <w:rtl w:val="0"/>
          <w:lang w:val="en-US"/>
        </w:rPr>
        <w:t xml:space="preserve">× </w:t>
      </w:r>
      <w:r>
        <w:rPr>
          <w:rtl w:val="0"/>
        </w:rPr>
        <w:t>faster</w:t>
      </w:r>
    </w:p>
    <w:p>
      <w:pPr>
        <w:pStyle w:val="Body"/>
        <w:numPr>
          <w:ilvl w:val="0"/>
          <w:numId w:val="3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QLoRA (Quantized LoRA)</w:t>
      </w:r>
      <w:r>
        <w:rPr>
          <w:rtl w:val="0"/>
          <w:lang w:val="en-US"/>
        </w:rPr>
        <w:t>: Further reduce memory requirements by 8-10</w:t>
      </w:r>
      <w:r>
        <w:rPr>
          <w:rtl w:val="0"/>
          <w:lang w:val="en-US"/>
        </w:rPr>
        <w:t>×</w:t>
      </w:r>
    </w:p>
    <w:p>
      <w:pPr>
        <w:pStyle w:val="Body"/>
        <w:numPr>
          <w:ilvl w:val="0"/>
          <w:numId w:val="3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Instruction Fine-Tuning</w:t>
      </w:r>
      <w:r>
        <w:rPr>
          <w:rtl w:val="0"/>
          <w:lang w:val="en-US"/>
        </w:rPr>
        <w:t>: Align SLM to structured specifications with 500-1000 examples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Training Data Curation</w:t>
      </w:r>
      <w:r>
        <w:rPr>
          <w:rtl w:val="0"/>
          <w:lang w:val="pt-PT"/>
        </w:rPr>
        <w:t>[2]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Collect real agent execution logs from fallback cases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Annotate with correct outputs according to specification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Remove sensitive information and PII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Oversample failure modes and edge cases</w:t>
      </w:r>
    </w:p>
    <w:p>
      <w:pPr>
        <w:pStyle w:val="Body"/>
        <w:numPr>
          <w:ilvl w:val="0"/>
          <w:numId w:val="40"/>
        </w:numPr>
        <w:rPr>
          <w:lang w:val="en-US"/>
        </w:rPr>
      </w:pPr>
      <w:r>
        <w:rPr>
          <w:rtl w:val="0"/>
          <w:lang w:val="en-US"/>
        </w:rPr>
        <w:t>Create balanced dataset across task categories</w:t>
      </w:r>
    </w:p>
    <w:p>
      <w:pPr>
        <w:pStyle w:val="Body"/>
        <w:spacing w:before="240" w:line="271" w:lineRule="auto"/>
      </w:pPr>
      <w:bookmarkStart w:name="bm_6_3_model_agnostic_accuracy_te_5ebb30" w:id="128"/>
      <w:r>
        <w:rPr>
          <w:b w:val="1"/>
          <w:bCs w:val="1"/>
          <w:sz w:val="33"/>
          <w:szCs w:val="33"/>
          <w:rtl w:val="0"/>
          <w:lang w:val="en-US"/>
        </w:rPr>
        <w:t>6.3 Model-Agnostic Accuracy Techniques</w:t>
      </w:r>
      <w:bookmarkEnd w:id="128"/>
    </w:p>
    <w:p>
      <w:pPr>
        <w:pStyle w:val="Body"/>
        <w:spacing w:after="210"/>
      </w:pPr>
      <w:r>
        <w:rPr>
          <w:b w:val="1"/>
          <w:bCs w:val="1"/>
          <w:rtl w:val="0"/>
          <w:lang w:val="fr-FR"/>
        </w:rPr>
        <w:t>Ensemble Methods</w:t>
      </w:r>
      <w:r>
        <w:rPr>
          <w:rtl w:val="0"/>
          <w:lang w:val="en-US"/>
        </w:rPr>
        <w:t>: Combine multiple 3-4B SLMs for critical decisions[1]</w:t>
      </w:r>
    </w:p>
    <w:p>
      <w:pPr>
        <w:pStyle w:val="Body"/>
        <w:spacing w:after="210"/>
      </w:pPr>
      <w:r>
        <w:rPr>
          <w:rtl w:val="0"/>
          <w:lang w:val="en-US"/>
        </w:rPr>
        <w:t>For high-stakes decisions:</w:t>
      </w:r>
    </w:p>
    <w:p>
      <w:pPr>
        <w:pStyle w:val="Body"/>
        <w:numPr>
          <w:ilvl w:val="0"/>
          <w:numId w:val="42"/>
        </w:numPr>
        <w:rPr>
          <w:lang w:val="en-US"/>
        </w:rPr>
      </w:pPr>
      <w:r>
        <w:rPr>
          <w:rtl w:val="0"/>
          <w:lang w:val="en-US"/>
        </w:rPr>
        <w:t>Route to 3x independent SLMs in parallel</w:t>
      </w:r>
    </w:p>
    <w:p>
      <w:pPr>
        <w:pStyle w:val="Body"/>
        <w:numPr>
          <w:ilvl w:val="0"/>
          <w:numId w:val="42"/>
        </w:numPr>
        <w:rPr>
          <w:lang w:val="en-US"/>
        </w:rPr>
      </w:pPr>
      <w:r>
        <w:rPr>
          <w:rtl w:val="0"/>
          <w:lang w:val="en-US"/>
        </w:rPr>
        <w:t>Use majority voting or probabilistic aggregation</w:t>
      </w:r>
    </w:p>
    <w:p>
      <w:pPr>
        <w:pStyle w:val="Body"/>
        <w:numPr>
          <w:ilvl w:val="0"/>
          <w:numId w:val="42"/>
        </w:numPr>
        <w:rPr>
          <w:lang w:val="en-US"/>
        </w:rPr>
      </w:pPr>
      <w:r>
        <w:rPr>
          <w:rtl w:val="0"/>
          <w:lang w:val="en-US"/>
        </w:rPr>
        <w:t>Cost remains &lt;0.5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of single LLM call</w:t>
      </w:r>
    </w:p>
    <w:p>
      <w:pPr>
        <w:pStyle w:val="Body"/>
        <w:numPr>
          <w:ilvl w:val="0"/>
          <w:numId w:val="42"/>
        </w:numPr>
        <w:rPr>
          <w:lang w:val="en-US"/>
        </w:rPr>
      </w:pPr>
      <w:r>
        <w:rPr>
          <w:rtl w:val="0"/>
          <w:lang w:val="en-US"/>
        </w:rPr>
        <w:t>Accuracy exceeds 99%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Prompt Optimization for SLMs</w:t>
      </w:r>
      <w:r>
        <w:rPr>
          <w:rtl w:val="0"/>
          <w:lang w:val="pt-PT"/>
        </w:rPr>
        <w:t>[2]</w:t>
      </w:r>
    </w:p>
    <w:p>
      <w:pPr>
        <w:pStyle w:val="Body"/>
        <w:spacing w:after="210"/>
      </w:pPr>
      <w:r>
        <w:rPr>
          <w:rtl w:val="0"/>
          <w:lang w:val="en-US"/>
        </w:rPr>
        <w:t>SLMs benefit from different prompt structures than LLMs:</w:t>
      </w:r>
    </w:p>
    <w:p>
      <w:pPr>
        <w:pStyle w:val="Body"/>
        <w:numPr>
          <w:ilvl w:val="0"/>
          <w:numId w:val="4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Task-specific priming</w:t>
      </w:r>
      <w:r>
        <w:rPr>
          <w:rtl w:val="0"/>
          <w:lang w:val="en-US"/>
        </w:rPr>
        <w:t>: "You are a JSON generator. Your output is valid JSON."</w:t>
      </w:r>
    </w:p>
    <w:p>
      <w:pPr>
        <w:pStyle w:val="Body"/>
        <w:numPr>
          <w:ilvl w:val="0"/>
          <w:numId w:val="44"/>
        </w:numPr>
        <w:rPr>
          <w:lang w:val="it-IT"/>
        </w:rPr>
      </w:pPr>
      <w:r>
        <w:rPr>
          <w:b w:val="1"/>
          <w:bCs w:val="1"/>
          <w:rtl w:val="0"/>
          <w:lang w:val="it-IT"/>
        </w:rPr>
        <w:t>Schema inclusion</w:t>
      </w:r>
      <w:r>
        <w:rPr>
          <w:rtl w:val="0"/>
          <w:lang w:val="en-US"/>
        </w:rPr>
        <w:t>: Always include target output schema in prompt</w:t>
      </w:r>
    </w:p>
    <w:p>
      <w:pPr>
        <w:pStyle w:val="Body"/>
        <w:numPr>
          <w:ilvl w:val="0"/>
          <w:numId w:val="4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Concrete examples</w:t>
      </w:r>
      <w:r>
        <w:rPr>
          <w:rtl w:val="0"/>
          <w:lang w:val="en-US"/>
        </w:rPr>
        <w:t>: 3-5 in-context examples strongly guide SLM behavior</w:t>
      </w:r>
    </w:p>
    <w:p>
      <w:pPr>
        <w:pStyle w:val="Body"/>
        <w:numPr>
          <w:ilvl w:val="0"/>
          <w:numId w:val="44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Constraint emphasis</w:t>
      </w:r>
      <w:r>
        <w:rPr>
          <w:rtl w:val="0"/>
          <w:lang w:val="en-US"/>
        </w:rPr>
        <w:t>: Explicitly state constraints and edge cases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7_challenges_and_mitigation_st_46aefa" w:id="129"/>
      <w:r>
        <w:rPr>
          <w:b w:val="1"/>
          <w:bCs w:val="1"/>
          <w:sz w:val="42"/>
          <w:szCs w:val="42"/>
          <w:rtl w:val="0"/>
          <w:lang w:val="en-US"/>
        </w:rPr>
        <w:t>7. Challenges and Mitigation Strategies</w:t>
      </w:r>
      <w:bookmarkEnd w:id="129"/>
    </w:p>
    <w:p>
      <w:pPr>
        <w:pStyle w:val="Body"/>
        <w:spacing w:before="240" w:line="271" w:lineRule="auto"/>
      </w:pPr>
      <w:bookmarkStart w:name="bm_7_1_known_limitations_of_slms" w:id="130"/>
      <w:r>
        <w:rPr>
          <w:b w:val="1"/>
          <w:bCs w:val="1"/>
          <w:sz w:val="33"/>
          <w:szCs w:val="33"/>
          <w:rtl w:val="0"/>
          <w:lang w:val="en-US"/>
        </w:rPr>
        <w:t>7.1 Known Limitations of SLMs</w:t>
      </w:r>
      <w:bookmarkEnd w:id="130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Knowledge Cutoff and Domain Gaps</w:t>
      </w:r>
      <w:r>
        <w:rPr>
          <w:rtl w:val="0"/>
          <w:lang w:val="pt-PT"/>
        </w:rPr>
        <w:t>[1]</w:t>
      </w:r>
    </w:p>
    <w:p>
      <w:pPr>
        <w:pStyle w:val="Body"/>
        <w:spacing w:after="210"/>
      </w:pPr>
      <w:r>
        <w:rPr>
          <w:rtl w:val="0"/>
          <w:lang w:val="en-US"/>
        </w:rPr>
        <w:t>SLMs have narrower training corpora than LLMs. Mitigation:</w:t>
      </w:r>
    </w:p>
    <w:p>
      <w:pPr>
        <w:pStyle w:val="Body"/>
        <w:numPr>
          <w:ilvl w:val="0"/>
          <w:numId w:val="46"/>
        </w:numPr>
        <w:rPr>
          <w:lang w:val="en-US"/>
        </w:rPr>
      </w:pPr>
      <w:r>
        <w:rPr>
          <w:rtl w:val="0"/>
          <w:lang w:val="en-US"/>
        </w:rPr>
        <w:t>Use retrieval-augmented generation (RAG) for factual queries</w:t>
      </w:r>
    </w:p>
    <w:p>
      <w:pPr>
        <w:pStyle w:val="Body"/>
        <w:numPr>
          <w:ilvl w:val="0"/>
          <w:numId w:val="46"/>
        </w:numPr>
        <w:rPr>
          <w:lang w:val="fr-FR"/>
        </w:rPr>
      </w:pPr>
      <w:r>
        <w:rPr>
          <w:rtl w:val="0"/>
          <w:lang w:val="fr-FR"/>
        </w:rPr>
        <w:t>Fine-tune on domain-specific data</w:t>
      </w:r>
    </w:p>
    <w:p>
      <w:pPr>
        <w:pStyle w:val="Body"/>
        <w:numPr>
          <w:ilvl w:val="0"/>
          <w:numId w:val="46"/>
        </w:numPr>
        <w:rPr>
          <w:lang w:val="en-US"/>
        </w:rPr>
      </w:pPr>
      <w:r>
        <w:rPr>
          <w:rtl w:val="0"/>
          <w:lang w:val="en-US"/>
        </w:rPr>
        <w:t>Implement knowledge base integration in agent workflows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Reasoning on Complex Multi-Step Problems</w:t>
      </w:r>
      <w:r>
        <w:rPr>
          <w:rtl w:val="0"/>
          <w:lang w:val="pt-PT"/>
        </w:rPr>
        <w:t>[1]</w:t>
      </w:r>
    </w:p>
    <w:p>
      <w:pPr>
        <w:pStyle w:val="Body"/>
        <w:spacing w:after="210"/>
      </w:pPr>
      <w:r>
        <w:rPr>
          <w:rtl w:val="0"/>
          <w:lang w:val="en-US"/>
        </w:rPr>
        <w:t>SLMs with &lt;10B parameters show degraded performance on complex reasoning. Mitigation:</w:t>
      </w:r>
    </w:p>
    <w:p>
      <w:pPr>
        <w:pStyle w:val="Body"/>
        <w:numPr>
          <w:ilvl w:val="0"/>
          <w:numId w:val="48"/>
        </w:numPr>
        <w:rPr>
          <w:lang w:val="en-US"/>
        </w:rPr>
      </w:pPr>
      <w:r>
        <w:rPr>
          <w:rtl w:val="0"/>
          <w:lang w:val="en-US"/>
        </w:rPr>
        <w:t>Decompose complex problems into subtasks</w:t>
      </w:r>
    </w:p>
    <w:p>
      <w:pPr>
        <w:pStyle w:val="Body"/>
        <w:numPr>
          <w:ilvl w:val="0"/>
          <w:numId w:val="48"/>
        </w:numPr>
        <w:rPr>
          <w:lang w:val="en-US"/>
        </w:rPr>
      </w:pPr>
      <w:r>
        <w:rPr>
          <w:rtl w:val="0"/>
          <w:lang w:val="en-US"/>
        </w:rPr>
        <w:t>Route complex reasoning to LLM "expert" in heterogeneous architecture</w:t>
      </w:r>
    </w:p>
    <w:p>
      <w:pPr>
        <w:pStyle w:val="Body"/>
        <w:numPr>
          <w:ilvl w:val="0"/>
          <w:numId w:val="48"/>
        </w:numPr>
        <w:rPr>
          <w:lang w:val="en-US"/>
        </w:rPr>
      </w:pPr>
      <w:r>
        <w:rPr>
          <w:rtl w:val="0"/>
          <w:lang w:val="en-US"/>
        </w:rPr>
        <w:t>Implement chain-of-thought prompting with step-by-step guidance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Emerging Domain Adaptation</w:t>
      </w:r>
      <w:r>
        <w:rPr>
          <w:rtl w:val="0"/>
          <w:lang w:val="pt-PT"/>
        </w:rPr>
        <w:t>[3]</w:t>
      </w:r>
    </w:p>
    <w:p>
      <w:pPr>
        <w:pStyle w:val="Body"/>
        <w:spacing w:after="210"/>
      </w:pPr>
      <w:r>
        <w:rPr>
          <w:rtl w:val="0"/>
          <w:lang w:val="en-US"/>
        </w:rPr>
        <w:t>When deployed to genuinely novel domains, SLMs may perform poorly until fine-tuned. Mitigation:</w:t>
      </w:r>
    </w:p>
    <w:p>
      <w:pPr>
        <w:pStyle w:val="Body"/>
        <w:numPr>
          <w:ilvl w:val="0"/>
          <w:numId w:val="50"/>
        </w:numPr>
        <w:rPr>
          <w:lang w:val="en-US"/>
        </w:rPr>
      </w:pPr>
      <w:r>
        <w:rPr>
          <w:rtl w:val="0"/>
          <w:lang w:val="en-US"/>
        </w:rPr>
        <w:t>Create domain-specific fine-tuning datasets during development</w:t>
      </w:r>
    </w:p>
    <w:p>
      <w:pPr>
        <w:pStyle w:val="Body"/>
        <w:numPr>
          <w:ilvl w:val="0"/>
          <w:numId w:val="50"/>
        </w:numPr>
        <w:rPr>
          <w:lang w:val="en-US"/>
        </w:rPr>
      </w:pPr>
      <w:r>
        <w:rPr>
          <w:rtl w:val="0"/>
          <w:lang w:val="en-US"/>
        </w:rPr>
        <w:t>Implement continuous learning pipelines</w:t>
      </w:r>
    </w:p>
    <w:p>
      <w:pPr>
        <w:pStyle w:val="Body"/>
        <w:numPr>
          <w:ilvl w:val="0"/>
          <w:numId w:val="50"/>
        </w:numPr>
        <w:rPr>
          <w:lang w:val="en-US"/>
        </w:rPr>
      </w:pPr>
      <w:r>
        <w:rPr>
          <w:rtl w:val="0"/>
          <w:lang w:val="en-US"/>
        </w:rPr>
        <w:t>Establish human-in-the-loop review processes for low-confidence outputs</w:t>
      </w:r>
    </w:p>
    <w:p>
      <w:pPr>
        <w:pStyle w:val="Body"/>
        <w:spacing w:before="240" w:line="271" w:lineRule="auto"/>
      </w:pPr>
      <w:bookmarkStart w:name="bm_7_2_adoption_barriers_and_solutions" w:id="131"/>
      <w:r>
        <w:rPr>
          <w:b w:val="1"/>
          <w:bCs w:val="1"/>
          <w:sz w:val="33"/>
          <w:szCs w:val="33"/>
          <w:rtl w:val="0"/>
          <w:lang w:val="en-US"/>
        </w:rPr>
        <w:t>7.2 Adoption Barriers and Solutions</w:t>
      </w:r>
      <w:bookmarkEnd w:id="131"/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Organizational Change Management</w:t>
      </w:r>
      <w:r>
        <w:rPr>
          <w:rtl w:val="0"/>
          <w:lang w:val="pt-PT"/>
        </w:rPr>
        <w:t>[1]</w:t>
      </w:r>
    </w:p>
    <w:p>
      <w:pPr>
        <w:pStyle w:val="Body"/>
        <w:spacing w:after="210"/>
      </w:pPr>
      <w:r>
        <w:rPr>
          <w:rtl w:val="0"/>
          <w:lang w:val="en-US"/>
        </w:rPr>
        <w:t>Teams accustomed to LLM-based approaches may resist SLM adoption. Solutions:</w:t>
      </w:r>
    </w:p>
    <w:p>
      <w:pPr>
        <w:pStyle w:val="Body"/>
        <w:numPr>
          <w:ilvl w:val="0"/>
          <w:numId w:val="52"/>
        </w:numPr>
        <w:rPr>
          <w:lang w:val="en-US"/>
        </w:rPr>
      </w:pPr>
      <w:r>
        <w:rPr>
          <w:rtl w:val="0"/>
          <w:lang w:val="en-US"/>
        </w:rPr>
        <w:t>Demonstrate cost and accuracy improvements through pilot projects</w:t>
      </w:r>
    </w:p>
    <w:p>
      <w:pPr>
        <w:pStyle w:val="Body"/>
        <w:numPr>
          <w:ilvl w:val="0"/>
          <w:numId w:val="52"/>
        </w:numPr>
        <w:rPr>
          <w:lang w:val="en-US"/>
        </w:rPr>
      </w:pPr>
      <w:r>
        <w:rPr>
          <w:rtl w:val="0"/>
          <w:lang w:val="en-US"/>
        </w:rPr>
        <w:t>Provide training on spec-driven development methodology</w:t>
      </w:r>
    </w:p>
    <w:p>
      <w:pPr>
        <w:pStyle w:val="Body"/>
        <w:numPr>
          <w:ilvl w:val="0"/>
          <w:numId w:val="52"/>
        </w:numPr>
        <w:rPr>
          <w:lang w:val="en-US"/>
        </w:rPr>
      </w:pPr>
      <w:r>
        <w:rPr>
          <w:rtl w:val="0"/>
          <w:lang w:val="en-US"/>
        </w:rPr>
        <w:t>Show maintenance burden reduction through specialized agent architecture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Inference Infrastructure Complexity</w:t>
      </w:r>
      <w:r>
        <w:rPr>
          <w:rtl w:val="0"/>
          <w:lang w:val="pt-PT"/>
        </w:rPr>
        <w:t>[1]</w:t>
      </w:r>
    </w:p>
    <w:p>
      <w:pPr>
        <w:pStyle w:val="Body"/>
        <w:spacing w:after="210"/>
      </w:pPr>
      <w:r>
        <w:rPr>
          <w:rtl w:val="0"/>
          <w:lang w:val="en-US"/>
        </w:rPr>
        <w:t>Managing multiple model sizes requires infrastructure work. Solutions:</w:t>
      </w:r>
    </w:p>
    <w:p>
      <w:pPr>
        <w:pStyle w:val="Body"/>
        <w:numPr>
          <w:ilvl w:val="0"/>
          <w:numId w:val="54"/>
        </w:numPr>
        <w:rPr>
          <w:lang w:val="en-US"/>
        </w:rPr>
      </w:pPr>
      <w:r>
        <w:rPr>
          <w:rtl w:val="0"/>
          <w:lang w:val="en-US"/>
        </w:rPr>
        <w:t>Use containerized inference platforms (vLLM, TGI)</w:t>
      </w:r>
    </w:p>
    <w:p>
      <w:pPr>
        <w:pStyle w:val="Body"/>
        <w:numPr>
          <w:ilvl w:val="0"/>
          <w:numId w:val="54"/>
        </w:numPr>
        <w:rPr>
          <w:lang w:val="en-US"/>
        </w:rPr>
      </w:pPr>
      <w:r>
        <w:rPr>
          <w:rtl w:val="0"/>
          <w:lang w:val="en-US"/>
        </w:rPr>
        <w:t>Implement model routing and load balancing</w:t>
      </w:r>
    </w:p>
    <w:p>
      <w:pPr>
        <w:pStyle w:val="Body"/>
        <w:numPr>
          <w:ilvl w:val="0"/>
          <w:numId w:val="54"/>
        </w:numPr>
        <w:rPr>
          <w:lang w:val="en-US"/>
        </w:rPr>
      </w:pPr>
      <w:r>
        <w:rPr>
          <w:rtl w:val="0"/>
          <w:lang w:val="en-US"/>
        </w:rPr>
        <w:t>Leverage cloud-managed services (AWS SageMaker, GCP VertexAI)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8_future_directions_and_emergi_ae6770" w:id="132"/>
      <w:r>
        <w:rPr>
          <w:b w:val="1"/>
          <w:bCs w:val="1"/>
          <w:sz w:val="42"/>
          <w:szCs w:val="42"/>
          <w:rtl w:val="0"/>
          <w:lang w:val="en-US"/>
        </w:rPr>
        <w:t>8. Future Directions and Emerging Research</w:t>
      </w:r>
      <w:bookmarkEnd w:id="132"/>
    </w:p>
    <w:p>
      <w:pPr>
        <w:pStyle w:val="Body"/>
        <w:spacing w:before="240" w:line="271" w:lineRule="auto"/>
      </w:pPr>
      <w:bookmarkStart w:name="bm_8_1_advancing_slm_capabilities" w:id="133"/>
      <w:r>
        <w:rPr>
          <w:b w:val="1"/>
          <w:bCs w:val="1"/>
          <w:sz w:val="33"/>
          <w:szCs w:val="33"/>
          <w:rtl w:val="0"/>
          <w:lang w:val="en-US"/>
        </w:rPr>
        <w:t>8.1 Advancing SLM Capabilities</w:t>
      </w:r>
      <w:bookmarkEnd w:id="133"/>
    </w:p>
    <w:p>
      <w:pPr>
        <w:pStyle w:val="Body"/>
        <w:spacing w:after="210"/>
      </w:pPr>
      <w:r>
        <w:rPr>
          <w:rtl w:val="0"/>
          <w:lang w:val="en-US"/>
        </w:rPr>
        <w:t>The SLM capability frontier is rapidly advancing[1]: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Scaling Laws and Emergent Abilities</w:t>
      </w:r>
      <w:r>
        <w:rPr>
          <w:rtl w:val="0"/>
          <w:lang w:val="en-US"/>
        </w:rPr>
        <w:t>: Recent evidence suggests optimal scaling curves favor smaller models trained on higher-quality, domain-specific data over massive general-purpose models[1]. The emergence of tool-calling and reasoning abilities continues at smaller scale.</w:t>
      </w:r>
    </w:p>
    <w:p>
      <w:pPr>
        <w:pStyle w:val="Body"/>
        <w:spacing w:after="210"/>
      </w:pPr>
      <w:r>
        <w:rPr>
          <w:b w:val="1"/>
          <w:bCs w:val="1"/>
          <w:rtl w:val="0"/>
          <w:lang w:val="it-IT"/>
        </w:rPr>
        <w:t>Multimodal SLMs</w:t>
      </w:r>
      <w:r>
        <w:rPr>
          <w:rtl w:val="0"/>
          <w:lang w:val="en-US"/>
        </w:rPr>
        <w:t>: Integration of vision, audio, and text in SLM-scale models (4-8B parameters) will enable richer agentic interactions[1].</w:t>
      </w:r>
    </w:p>
    <w:p>
      <w:pPr>
        <w:pStyle w:val="Body"/>
        <w:spacing w:after="210"/>
      </w:pPr>
      <w:r>
        <w:rPr>
          <w:b w:val="1"/>
          <w:bCs w:val="1"/>
          <w:rtl w:val="0"/>
          <w:lang w:val="en-US"/>
        </w:rPr>
        <w:t>Efficient Fine-Tuning at Scale</w:t>
      </w:r>
      <w:r>
        <w:rPr>
          <w:rtl w:val="0"/>
          <w:lang w:val="en-US"/>
        </w:rPr>
        <w:t>: Techniques like adapter-based fine-tuning and prefix-tuning will enable rapid specialization without full retraining.</w:t>
      </w:r>
    </w:p>
    <w:p>
      <w:pPr>
        <w:pStyle w:val="Body"/>
        <w:spacing w:before="240" w:line="271" w:lineRule="auto"/>
      </w:pPr>
      <w:bookmarkStart w:name="bm_8_2_sdd_methodology_evolution" w:id="134"/>
      <w:r>
        <w:rPr>
          <w:b w:val="1"/>
          <w:bCs w:val="1"/>
          <w:sz w:val="33"/>
          <w:szCs w:val="33"/>
          <w:rtl w:val="0"/>
          <w:lang w:val="en-US"/>
        </w:rPr>
        <w:t>8.2 SDD Methodology Evolution</w:t>
      </w:r>
      <w:bookmarkEnd w:id="134"/>
    </w:p>
    <w:p>
      <w:pPr>
        <w:pStyle w:val="Body"/>
        <w:spacing w:after="210"/>
      </w:pPr>
      <w:r>
        <w:rPr>
          <w:rtl w:val="0"/>
          <w:lang w:val="en-US"/>
        </w:rPr>
        <w:t>Spec-driven development is receiving increased attention from major technology companies[4]:</w:t>
      </w:r>
    </w:p>
    <w:p>
      <w:pPr>
        <w:pStyle w:val="Body"/>
        <w:numPr>
          <w:ilvl w:val="0"/>
          <w:numId w:val="56"/>
        </w:numPr>
      </w:pPr>
      <w:r>
        <w:rPr>
          <w:b w:val="1"/>
          <w:bCs w:val="1"/>
          <w:rtl w:val="0"/>
        </w:rPr>
        <w:t>GitHub Spec Kit</w:t>
      </w:r>
      <w:r>
        <w:rPr>
          <w:rtl w:val="0"/>
          <w:lang w:val="en-US"/>
        </w:rPr>
        <w:t>: Open-source toolkit formalizing SDD workflows</w:t>
      </w:r>
    </w:p>
    <w:p>
      <w:pPr>
        <w:pStyle w:val="Body"/>
        <w:numPr>
          <w:ilvl w:val="0"/>
          <w:numId w:val="56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Industry Adoption</w:t>
      </w:r>
      <w:r>
        <w:rPr>
          <w:rtl w:val="0"/>
          <w:lang w:val="en-US"/>
        </w:rPr>
        <w:t>: Netflix, Stripe, and others report 3-5</w:t>
      </w:r>
      <w:r>
        <w:rPr>
          <w:rtl w:val="0"/>
          <w:lang w:val="en-US"/>
        </w:rPr>
        <w:t xml:space="preserve">× </w:t>
      </w:r>
      <w:r>
        <w:rPr>
          <w:rtl w:val="0"/>
          <w:lang w:val="en-US"/>
        </w:rPr>
        <w:t>improvement in AI agent reliability with SDD</w:t>
      </w:r>
    </w:p>
    <w:p>
      <w:pPr>
        <w:pStyle w:val="Body"/>
        <w:numPr>
          <w:ilvl w:val="0"/>
          <w:numId w:val="56"/>
        </w:numPr>
      </w:pPr>
      <w:r>
        <w:rPr>
          <w:b w:val="1"/>
          <w:bCs w:val="1"/>
          <w:rtl w:val="0"/>
        </w:rPr>
        <w:t>Standardization</w:t>
      </w:r>
      <w:r>
        <w:rPr>
          <w:rtl w:val="0"/>
          <w:lang w:val="en-US"/>
        </w:rPr>
        <w:t>: Emerging standards for specification languages and evaluation frameworks</w:t>
      </w:r>
    </w:p>
    <w:p>
      <w:pPr>
        <w:pStyle w:val="Body"/>
        <w:spacing w:before="240" w:line="271" w:lineRule="auto"/>
      </w:pPr>
      <w:bookmarkStart w:name="bm_8_3_agentic_ai_evaluation_maturation" w:id="135"/>
      <w:r>
        <w:rPr>
          <w:b w:val="1"/>
          <w:bCs w:val="1"/>
          <w:sz w:val="33"/>
          <w:szCs w:val="33"/>
          <w:rtl w:val="0"/>
          <w:lang w:val="en-US"/>
        </w:rPr>
        <w:t>8.3 Agentic AI Evaluation Maturation</w:t>
      </w:r>
      <w:bookmarkEnd w:id="135"/>
    </w:p>
    <w:p>
      <w:pPr>
        <w:pStyle w:val="Body"/>
        <w:spacing w:after="210"/>
      </w:pPr>
      <w:r>
        <w:rPr>
          <w:rtl w:val="0"/>
          <w:lang w:val="en-US"/>
        </w:rPr>
        <w:t>As agentic AI systems deploy at scale, evaluation methodology must mature[5]:</w:t>
      </w:r>
    </w:p>
    <w:p>
      <w:pPr>
        <w:pStyle w:val="Body"/>
        <w:numPr>
          <w:ilvl w:val="0"/>
          <w:numId w:val="5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Standardized benchmarks</w:t>
      </w:r>
      <w:r>
        <w:rPr>
          <w:rtl w:val="0"/>
          <w:lang w:val="en-US"/>
        </w:rPr>
        <w:t>: Industry consensus on evaluation datasets and metrics</w:t>
      </w:r>
    </w:p>
    <w:p>
      <w:pPr>
        <w:pStyle w:val="Body"/>
        <w:numPr>
          <w:ilvl w:val="0"/>
          <w:numId w:val="5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Continuous evaluation</w:t>
      </w:r>
      <w:r>
        <w:rPr>
          <w:rtl w:val="0"/>
          <w:lang w:val="en-US"/>
        </w:rPr>
        <w:t>: Real-time monitoring of production agent accuracy with automated rollback</w:t>
      </w:r>
    </w:p>
    <w:p>
      <w:pPr>
        <w:pStyle w:val="Body"/>
        <w:numPr>
          <w:ilvl w:val="0"/>
          <w:numId w:val="5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Explainability frameworks</w:t>
      </w:r>
      <w:r>
        <w:rPr>
          <w:rtl w:val="0"/>
          <w:lang w:val="en-US"/>
        </w:rPr>
        <w:t>: Tools to audit why agents made specific decisions</w:t>
      </w:r>
    </w:p>
    <w:p>
      <w:pPr>
        <w:pStyle w:val="Body"/>
        <w:numPr>
          <w:ilvl w:val="0"/>
          <w:numId w:val="58"/>
        </w:numPr>
        <w:rPr>
          <w:lang w:val="en-US"/>
        </w:rPr>
      </w:pPr>
      <w:r>
        <w:rPr>
          <w:b w:val="1"/>
          <w:bCs w:val="1"/>
          <w:rtl w:val="0"/>
          <w:lang w:val="en-US"/>
        </w:rPr>
        <w:t>Safety and compliance</w:t>
      </w:r>
      <w:r>
        <w:rPr>
          <w:rtl w:val="0"/>
          <w:lang w:val="en-US"/>
        </w:rPr>
        <w:t>: Evaluation frameworks ensuring agents operate within acceptable bounds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bm_9_conclusion" w:id="136"/>
      <w:r>
        <w:rPr>
          <w:b w:val="1"/>
          <w:bCs w:val="1"/>
          <w:sz w:val="42"/>
          <w:szCs w:val="42"/>
          <w:rtl w:val="0"/>
          <w:lang w:val="it-IT"/>
        </w:rPr>
        <w:t>9. Conclusion</w:t>
      </w:r>
      <w:bookmarkEnd w:id="136"/>
    </w:p>
    <w:p>
      <w:pPr>
        <w:pStyle w:val="Body"/>
        <w:spacing w:after="210"/>
      </w:pPr>
      <w:r>
        <w:rPr>
          <w:rtl w:val="0"/>
          <w:lang w:val="en-US"/>
        </w:rPr>
        <w:t>The convergence of Small Language Models and spec-driven development represents a fundamental shift in how we construct high-accuracy agentic AI systems. Rather than scaling model parameters indefinitely, the evidence increasingly supports specialization, precision, and structured methodology[1][2].</w:t>
      </w:r>
    </w:p>
    <w:p>
      <w:pPr>
        <w:pStyle w:val="Body"/>
        <w:spacing w:after="210"/>
      </w:pPr>
      <w:r>
        <w:rPr>
          <w:rtl w:val="0"/>
          <w:lang w:val="en-US"/>
        </w:rPr>
        <w:t>Key takeaways:</w:t>
      </w:r>
    </w:p>
    <w:p>
      <w:pPr>
        <w:pStyle w:val="Body"/>
        <w:numPr>
          <w:ilvl w:val="0"/>
          <w:numId w:val="60"/>
        </w:numPr>
        <w:spacing w:after="210"/>
        <w:rPr>
          <w:lang w:val="en-US"/>
        </w:rPr>
      </w:pPr>
      <w:r>
        <w:rPr>
          <w:b w:val="1"/>
          <w:bCs w:val="1"/>
          <w:rtl w:val="0"/>
          <w:lang w:val="en-US"/>
        </w:rPr>
        <w:t>SLMs are architecturally superior for agents</w:t>
      </w:r>
      <w:r>
        <w:rPr>
          <w:rtl w:val="0"/>
          <w:lang w:val="en-US"/>
        </w:rPr>
        <w:t>: Specialized 3-8B models outperform LLMs on tool calling, schema adherence, and consistency while reducing cost 10-50</w:t>
      </w:r>
      <w:r>
        <w:rPr>
          <w:rtl w:val="0"/>
          <w:lang w:val="en-US"/>
        </w:rPr>
        <w:t>×</w:t>
      </w:r>
      <w:r>
        <w:rPr>
          <w:rtl w:val="0"/>
          <w:lang w:val="pt-PT"/>
        </w:rPr>
        <w:t>[1][2].</w:t>
      </w:r>
    </w:p>
    <w:p>
      <w:pPr>
        <w:pStyle w:val="Body"/>
        <w:numPr>
          <w:ilvl w:val="0"/>
          <w:numId w:val="60"/>
        </w:numPr>
        <w:spacing w:after="210"/>
        <w:rPr>
          <w:lang w:val="en-US"/>
        </w:rPr>
      </w:pPr>
      <w:r>
        <w:rPr>
          <w:b w:val="1"/>
          <w:bCs w:val="1"/>
          <w:rtl w:val="0"/>
          <w:lang w:val="en-US"/>
        </w:rPr>
        <w:t>Spec-driven development eliminates ambiguity</w:t>
      </w:r>
      <w:r>
        <w:rPr>
          <w:rtl w:val="0"/>
          <w:lang w:val="en-US"/>
        </w:rPr>
        <w:t>: Clear specifications, plans, and task decomposition enable AI agents to perform with machine-like precision[4].</w:t>
      </w:r>
    </w:p>
    <w:p>
      <w:pPr>
        <w:pStyle w:val="Body"/>
        <w:numPr>
          <w:ilvl w:val="0"/>
          <w:numId w:val="60"/>
        </w:numPr>
        <w:spacing w:after="210"/>
        <w:rPr>
          <w:lang w:val="en-US"/>
        </w:rPr>
      </w:pPr>
      <w:r>
        <w:rPr>
          <w:b w:val="1"/>
          <w:bCs w:val="1"/>
          <w:rtl w:val="0"/>
          <w:lang w:val="en-US"/>
        </w:rPr>
        <w:t>High accuracy is achievable</w:t>
      </w:r>
      <w:r>
        <w:rPr>
          <w:rtl w:val="0"/>
          <w:lang w:val="en-US"/>
        </w:rPr>
        <w:t>: Production systems combining SLMs with SDD methodology routinely exceed 96-99% accuracy on specialized agentic tasks[2][5].</w:t>
      </w:r>
    </w:p>
    <w:p>
      <w:pPr>
        <w:pStyle w:val="Body"/>
        <w:numPr>
          <w:ilvl w:val="0"/>
          <w:numId w:val="60"/>
        </w:numPr>
        <w:spacing w:after="210"/>
        <w:rPr>
          <w:lang w:val="en-US"/>
        </w:rPr>
      </w:pPr>
      <w:r>
        <w:rPr>
          <w:b w:val="1"/>
          <w:bCs w:val="1"/>
          <w:rtl w:val="0"/>
          <w:lang w:val="en-US"/>
        </w:rPr>
        <w:t>The heterogeneous architecture is optimal</w:t>
      </w:r>
      <w:r>
        <w:rPr>
          <w:rtl w:val="0"/>
          <w:lang w:val="en-US"/>
        </w:rPr>
        <w:t>: Role-based equilibrium, distributing work across appropriately-sized models, provides the best tradeoff between cost, latency, and accuracy[1][2].</w:t>
      </w:r>
    </w:p>
    <w:p>
      <w:pPr>
        <w:pStyle w:val="Body"/>
        <w:numPr>
          <w:ilvl w:val="0"/>
          <w:numId w:val="60"/>
        </w:numPr>
        <w:spacing w:after="210"/>
        <w:rPr>
          <w:lang w:val="en-US"/>
        </w:rPr>
      </w:pPr>
      <w:r>
        <w:rPr>
          <w:b w:val="1"/>
          <w:bCs w:val="1"/>
          <w:rtl w:val="0"/>
          <w:lang w:val="en-US"/>
        </w:rPr>
        <w:t>Evaluation is critical</w:t>
      </w:r>
      <w:r>
        <w:rPr>
          <w:rtl w:val="0"/>
          <w:lang w:val="en-US"/>
        </w:rPr>
        <w:t>: Rigorous testing against golden datasets and systematic root-cause analysis of failures drives continuous improvement[5].</w:t>
      </w:r>
    </w:p>
    <w:p>
      <w:pPr>
        <w:pStyle w:val="Body"/>
        <w:spacing w:after="210"/>
      </w:pPr>
      <w:r>
        <w:rPr>
          <w:rtl w:val="0"/>
          <w:lang w:val="en-US"/>
        </w:rPr>
        <w:t>For organizations deploying agentic AI systems, the strategic implication is clear: abandon the "bigger is better" assumption. Instead, invest in understanding your specific agentic tasks, define clear specifications, fine-tune appropriately-scaled SLMs, and implement systematic evaluation disciplines. The result will be agents that are faster, cheaper, more reliable, and more maintainable than LLM-centric approaches.</w:t>
      </w:r>
    </w:p>
    <w:p>
      <w:pPr>
        <w:pStyle w:val="Body"/>
        <w:spacing w:after="210"/>
      </w:pPr>
      <w:r>
        <w:rPr>
          <w:rtl w:val="0"/>
          <w:lang w:val="en-US"/>
        </w:rPr>
        <w:t>The future of agentic AI is not in scaling parameters to trillion-dollar proportions</w:t>
      </w:r>
      <w:r>
        <w:rPr>
          <w:rtl w:val="0"/>
          <w:lang w:val="en-US"/>
        </w:rPr>
        <w:t>—</w:t>
      </w:r>
      <w:r>
        <w:rPr>
          <w:rtl w:val="0"/>
          <w:lang w:val="en-US"/>
        </w:rPr>
        <w:t>it's in intelligent specialization, clear methodology, and rigorous evaluation.</w:t>
      </w:r>
    </w:p>
    <w:p>
      <w:pPr>
        <w:pStyle w:val="Body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508498" cy="11771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8498" cy="117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33.7pt;height:0.9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Body"/>
        <w:spacing w:before="240" w:line="271" w:lineRule="auto"/>
      </w:pPr>
      <w:bookmarkStart w:name="references" w:id="137"/>
      <w:r>
        <w:rPr>
          <w:b w:val="1"/>
          <w:bCs w:val="1"/>
          <w:sz w:val="42"/>
          <w:szCs w:val="42"/>
          <w:rtl w:val="0"/>
          <w:lang w:val="fr-FR"/>
        </w:rPr>
        <w:t>References</w:t>
      </w:r>
      <w:bookmarkEnd w:id="137"/>
    </w:p>
    <w:p>
      <w:pPr>
        <w:pStyle w:val="Body"/>
        <w:spacing w:after="210"/>
      </w:pPr>
      <w:r>
        <w:rPr>
          <w:rtl w:val="0"/>
          <w:lang w:val="en-US"/>
        </w:rPr>
        <w:t xml:space="preserve">[1] Belcak, P. (2025). Small Language Models are the Future of Agentic AI. </w:t>
      </w:r>
      <w:r>
        <w:rPr>
          <w:i w:val="1"/>
          <w:iCs w:val="1"/>
          <w:rtl w:val="0"/>
        </w:rPr>
        <w:t>ArXiv Preprint</w:t>
      </w:r>
      <w:r>
        <w:rPr>
          <w:rtl w:val="0"/>
        </w:rPr>
        <w:t xml:space="preserve"> (arXiv:2506.02153).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"https://arxiv.org/pdf/2506.02153.pdf"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https://arxiv.org/pdf/2506.02153.pdf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[2] NVIDIA Developer Blog. (2025, August 29). How Small Language Models Are Key to Scalable Agentic AI.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"https://developer.nvidia.com/blog/how-small-language-models-are-key-to-scalable-agentic-ai/"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https://developer.nvidia.com/blog/how-small-language-models-are-key-to-scalable-agentic-ai/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[3] ThirdEye Data. (2025, October 8). Top Small Language Models for Agentic AI Solutions Development.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"https://thirdeyedata.ai/top-small-language-models-for-agentic-ai-solutions-development/"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https://thirdeyedata.ai/top-small-language-models-for-agentic-ai-solutions-development/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[4] JetBrains Blog. (2025, October 27). How to Use a Spec-Driven Approach for Coding with AI.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"https://blog.jetbrains.com/junie/2025/10/how-to-use-a-spec-driven-approach-for-coding-with-ai/"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https://blog.jetbrains.com/junie/2025/10/how-to-use-a-spec-driven-approach-for-coding-with-ai/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[5] Tableau Blog. (2025, June 2). Ensuring AI Accuracy in Agentic Analytics: Technical Strategies and Validation Methods.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"https://www.tableau.com/blog/agentic-accuracy-technical-strategies-validation-methods"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https://www.tableau.com/blog/agentic-accuracy-technical-strategies-validation-methods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[6] TechAhead. (2025, October 12). Agentic AI Evaluation: Ensuring Reliability and Performance.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"https://www.techaheadcorp.com/blog/agentic-ai-evaluation-ensuring-reliability-and-performance/"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https://www.techaheadcorp.com/blog/agentic-ai-evaluation-ensuring-reliability-and-performance/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[7] GitHub Blog. (2025, September 1). Spec-driven development with AI: Get started with a new open source toolkit.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"https://github.blog/ai-and-ml/generative-ai/spec-driven-development-with-ai-get-started-with-a-new-open-source-toolkit/"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https://github.blog/ai-and-ml/generative-ai/spec-driven-development-with-ai-get-started-with-a-new-open-source-toolkit/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[8] EPAM. (2025, October 23). Inside Spec-Driven Development: What GitHub Spec Kit Makes Possible for AI Engineering.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"https://www.epam.com/insights/ai/blogs/inside-spec-driven-development-what-githubspec-kit-makes-possible-for-ai-engineering"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https://www.epam.com/insights/ai/blogs/inside-spec-driven-development-what-githubspec-kit-makes-possible-for-ai-engineering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[9] Zencoder Docs. (n.d.). A Practical Guide to Spec-Driven Development.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"https://docs.zencoder.ai/user-guides/tutorials/spec-driven-development-guide"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https://docs.zencoder.ai/user-guides/tutorials/spec-driven-development-guide</w:t>
      </w:r>
      <w:r>
        <w:rPr/>
        <w:fldChar w:fldCharType="end" w:fldLock="0"/>
      </w:r>
    </w:p>
    <w:p>
      <w:pPr>
        <w:pStyle w:val="Body"/>
        <w:spacing w:after="210"/>
      </w:pPr>
      <w:r>
        <w:rPr>
          <w:rStyle w:val="None"/>
          <w:rtl w:val="0"/>
          <w:lang w:val="en-US"/>
        </w:rPr>
        <w:t xml:space="preserve">[10] Martin Fowler. (2025, October 14). Understanding Spec-Driven-Development: Kiro, spec-kit, and Tessl. Retrieved from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"https://martinfowler.com/articles/exploring-gen-ai/sdd-3-tools.html"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https://martinfowler.com/articles/exploring-gen-ai/sdd-3-tools.html</w:t>
      </w:r>
      <w:r>
        <w:rPr/>
        <w:fldChar w:fldCharType="end" w:fldLock="0"/>
      </w:r>
    </w:p>
    <w:sectPr>
      <w:headerReference w:type="default" r:id="rId5"/>
      <w:footerReference w:type="default" r:id="rId6"/>
      <w:pgSz w:w="12240" w:h="15840" w:orient="portrait"/>
      <w:pgMar w:top="1415" w:right="1775" w:bottom="1415" w:left="1775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4"/>
  </w:abstractNum>
  <w:abstractNum w:abstractNumId="7">
    <w:multiLevelType w:val="hybridMultilevel"/>
    <w:styleLink w:val="Imported Style 4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5"/>
  </w:abstractNum>
  <w:abstractNum w:abstractNumId="9">
    <w:multiLevelType w:val="hybridMultilevel"/>
    <w:styleLink w:val="Imported Style 5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Imported Style 6"/>
  </w:abstractNum>
  <w:abstractNum w:abstractNumId="11">
    <w:multiLevelType w:val="hybridMultilevel"/>
    <w:styleLink w:val="Imported Style 6"/>
    <w:lvl w:ilvl="0">
      <w:start w:val="1"/>
      <w:numFmt w:val="decimal"/>
      <w:suff w:val="tab"/>
      <w:lvlText w:val="%1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Imported Style 7"/>
  </w:abstractNum>
  <w:abstractNum w:abstractNumId="13">
    <w:multiLevelType w:val="hybridMultilevel"/>
    <w:styleLink w:val="Imported Style 7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Imported Style 8"/>
  </w:abstractNum>
  <w:abstractNum w:abstractNumId="15">
    <w:multiLevelType w:val="hybridMultilevel"/>
    <w:styleLink w:val="Imported Style 8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9"/>
  </w:abstractNum>
  <w:abstractNum w:abstractNumId="17">
    <w:multiLevelType w:val="hybridMultilevel"/>
    <w:styleLink w:val="Imported Style 9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10"/>
  </w:abstractNum>
  <w:abstractNum w:abstractNumId="19">
    <w:multiLevelType w:val="hybridMultilevel"/>
    <w:styleLink w:val="Imported Style 10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Imported Style 11"/>
  </w:abstractNum>
  <w:abstractNum w:abstractNumId="21">
    <w:multiLevelType w:val="hybridMultilevel"/>
    <w:styleLink w:val="Imported Style 11"/>
    <w:lvl w:ilvl="0">
      <w:start w:val="1"/>
      <w:numFmt w:val="decimal"/>
      <w:suff w:val="tab"/>
      <w:lvlText w:val="%1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Imported Style 12"/>
  </w:abstractNum>
  <w:abstractNum w:abstractNumId="23">
    <w:multiLevelType w:val="hybridMultilevel"/>
    <w:styleLink w:val="Imported Style 12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Imported Style 13"/>
  </w:abstractNum>
  <w:abstractNum w:abstractNumId="25">
    <w:multiLevelType w:val="hybridMultilevel"/>
    <w:styleLink w:val="Imported Style 13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Imported Style 14"/>
  </w:abstractNum>
  <w:abstractNum w:abstractNumId="27">
    <w:multiLevelType w:val="hybridMultilevel"/>
    <w:styleLink w:val="Imported Style 14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Imported Style 15"/>
  </w:abstractNum>
  <w:abstractNum w:abstractNumId="29">
    <w:multiLevelType w:val="hybridMultilevel"/>
    <w:styleLink w:val="Imported Style 15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Imported Style 16"/>
  </w:abstractNum>
  <w:abstractNum w:abstractNumId="31">
    <w:multiLevelType w:val="hybridMultilevel"/>
    <w:styleLink w:val="Imported Style 16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Imported Style 17"/>
  </w:abstractNum>
  <w:abstractNum w:abstractNumId="33">
    <w:multiLevelType w:val="hybridMultilevel"/>
    <w:styleLink w:val="Imported Style 17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Imported Style 18"/>
  </w:abstractNum>
  <w:abstractNum w:abstractNumId="35">
    <w:multiLevelType w:val="hybridMultilevel"/>
    <w:styleLink w:val="Imported Style 18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Imported Style 19"/>
  </w:abstractNum>
  <w:abstractNum w:abstractNumId="37">
    <w:multiLevelType w:val="hybridMultilevel"/>
    <w:styleLink w:val="Imported Style 19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Imported Style 20"/>
  </w:abstractNum>
  <w:abstractNum w:abstractNumId="39">
    <w:multiLevelType w:val="hybridMultilevel"/>
    <w:styleLink w:val="Imported Style 20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Imported Style 21"/>
  </w:abstractNum>
  <w:abstractNum w:abstractNumId="41">
    <w:multiLevelType w:val="hybridMultilevel"/>
    <w:styleLink w:val="Imported Style 21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Imported Style 22"/>
  </w:abstractNum>
  <w:abstractNum w:abstractNumId="43">
    <w:multiLevelType w:val="hybridMultilevel"/>
    <w:styleLink w:val="Imported Style 22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Imported Style 23"/>
  </w:abstractNum>
  <w:abstractNum w:abstractNumId="45">
    <w:multiLevelType w:val="hybridMultilevel"/>
    <w:styleLink w:val="Imported Style 23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Imported Style 24"/>
  </w:abstractNum>
  <w:abstractNum w:abstractNumId="47">
    <w:multiLevelType w:val="hybridMultilevel"/>
    <w:styleLink w:val="Imported Style 24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Imported Style 25"/>
  </w:abstractNum>
  <w:abstractNum w:abstractNumId="49">
    <w:multiLevelType w:val="hybridMultilevel"/>
    <w:styleLink w:val="Imported Style 25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Imported Style 26"/>
  </w:abstractNum>
  <w:abstractNum w:abstractNumId="51">
    <w:multiLevelType w:val="hybridMultilevel"/>
    <w:styleLink w:val="Imported Style 26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Imported Style 27"/>
  </w:abstractNum>
  <w:abstractNum w:abstractNumId="53">
    <w:multiLevelType w:val="hybridMultilevel"/>
    <w:styleLink w:val="Imported Style 27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Imported Style 28"/>
  </w:abstractNum>
  <w:abstractNum w:abstractNumId="55">
    <w:multiLevelType w:val="hybridMultilevel"/>
    <w:styleLink w:val="Imported Style 28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Imported Style 29"/>
  </w:abstractNum>
  <w:abstractNum w:abstractNumId="57">
    <w:multiLevelType w:val="hybridMultilevel"/>
    <w:styleLink w:val="Imported Style 29"/>
    <w:lvl w:ilvl="0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1080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Imported Style 30"/>
  </w:abstractNum>
  <w:abstractNum w:abstractNumId="59">
    <w:multiLevelType w:val="hybridMultilevel"/>
    <w:styleLink w:val="Imported Style 30"/>
    <w:lvl w:ilvl="0">
      <w:start w:val="1"/>
      <w:numFmt w:val="decimal"/>
      <w:suff w:val="tab"/>
      <w:lvlText w:val="%1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080"/>
        </w:tabs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5"/>
  </w:num>
  <w:num w:numId="46">
    <w:abstractNumId w:val="44"/>
  </w:num>
  <w:num w:numId="47">
    <w:abstractNumId w:val="47"/>
  </w:num>
  <w:num w:numId="48">
    <w:abstractNumId w:val="46"/>
  </w:num>
  <w:num w:numId="49">
    <w:abstractNumId w:val="49"/>
  </w:num>
  <w:num w:numId="50">
    <w:abstractNumId w:val="48"/>
  </w:num>
  <w:num w:numId="51">
    <w:abstractNumId w:val="51"/>
  </w:num>
  <w:num w:numId="52">
    <w:abstractNumId w:val="50"/>
  </w:num>
  <w:num w:numId="53">
    <w:abstractNumId w:val="53"/>
  </w:num>
  <w:num w:numId="54">
    <w:abstractNumId w:val="52"/>
  </w:num>
  <w:num w:numId="55">
    <w:abstractNumId w:val="55"/>
  </w:num>
  <w:num w:numId="56">
    <w:abstractNumId w:val="54"/>
  </w:num>
  <w:num w:numId="57">
    <w:abstractNumId w:val="57"/>
  </w:num>
  <w:num w:numId="58">
    <w:abstractNumId w:val="56"/>
  </w:num>
  <w:num w:numId="59">
    <w:abstractNumId w:val="59"/>
  </w:num>
  <w:num w:numId="6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20" w:line="240" w:lineRule="atLeast"/>
      <w:ind w:left="0" w:right="0" w:firstLine="0"/>
      <w:jc w:val="left"/>
      <w:outlineLvl w:val="9"/>
    </w:pPr>
    <w:rPr>
      <w:rFonts w:ascii="Georgia" w:cs="Arial Unicode MS" w:hAnsi="Georg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numbering" w:styleId="Imported Style 4">
    <w:name w:val="Imported Style 4"/>
    <w:pPr>
      <w:numPr>
        <w:numId w:val="7"/>
      </w:numPr>
    </w:pPr>
  </w:style>
  <w:style w:type="numbering" w:styleId="Imported Style 5">
    <w:name w:val="Imported Style 5"/>
    <w:pPr>
      <w:numPr>
        <w:numId w:val="9"/>
      </w:numPr>
    </w:pPr>
  </w:style>
  <w:style w:type="numbering" w:styleId="Imported Style 6">
    <w:name w:val="Imported Style 6"/>
    <w:pPr>
      <w:numPr>
        <w:numId w:val="11"/>
      </w:numPr>
    </w:pPr>
  </w:style>
  <w:style w:type="numbering" w:styleId="Imported Style 7">
    <w:name w:val="Imported Style 7"/>
    <w:pPr>
      <w:numPr>
        <w:numId w:val="13"/>
      </w:numPr>
    </w:pPr>
  </w:style>
  <w:style w:type="numbering" w:styleId="Imported Style 8">
    <w:name w:val="Imported Style 8"/>
    <w:pPr>
      <w:numPr>
        <w:numId w:val="15"/>
      </w:numPr>
    </w:pPr>
  </w:style>
  <w:style w:type="numbering" w:styleId="Imported Style 9">
    <w:name w:val="Imported Style 9"/>
    <w:pPr>
      <w:numPr>
        <w:numId w:val="17"/>
      </w:numPr>
    </w:pPr>
  </w:style>
  <w:style w:type="numbering" w:styleId="Imported Style 10">
    <w:name w:val="Imported Style 10"/>
    <w:pPr>
      <w:numPr>
        <w:numId w:val="19"/>
      </w:numPr>
    </w:pPr>
  </w:style>
  <w:style w:type="numbering" w:styleId="Imported Style 11">
    <w:name w:val="Imported Style 11"/>
    <w:pPr>
      <w:numPr>
        <w:numId w:val="21"/>
      </w:numPr>
    </w:pPr>
  </w:style>
  <w:style w:type="numbering" w:styleId="Imported Style 12">
    <w:name w:val="Imported Style 12"/>
    <w:pPr>
      <w:numPr>
        <w:numId w:val="23"/>
      </w:numPr>
    </w:pPr>
  </w:style>
  <w:style w:type="numbering" w:styleId="Imported Style 13">
    <w:name w:val="Imported Style 13"/>
    <w:pPr>
      <w:numPr>
        <w:numId w:val="25"/>
      </w:numPr>
    </w:pPr>
  </w:style>
  <w:style w:type="numbering" w:styleId="Imported Style 14">
    <w:name w:val="Imported Style 14"/>
    <w:pPr>
      <w:numPr>
        <w:numId w:val="27"/>
      </w:numPr>
    </w:pPr>
  </w:style>
  <w:style w:type="numbering" w:styleId="Imported Style 15">
    <w:name w:val="Imported Style 15"/>
    <w:pPr>
      <w:numPr>
        <w:numId w:val="29"/>
      </w:numPr>
    </w:pPr>
  </w:style>
  <w:style w:type="numbering" w:styleId="Imported Style 16">
    <w:name w:val="Imported Style 16"/>
    <w:pPr>
      <w:numPr>
        <w:numId w:val="31"/>
      </w:numPr>
    </w:pPr>
  </w:style>
  <w:style w:type="numbering" w:styleId="Imported Style 17">
    <w:name w:val="Imported Style 17"/>
    <w:pPr>
      <w:numPr>
        <w:numId w:val="33"/>
      </w:numPr>
    </w:pPr>
  </w:style>
  <w:style w:type="numbering" w:styleId="Imported Style 18">
    <w:name w:val="Imported Style 18"/>
    <w:pPr>
      <w:numPr>
        <w:numId w:val="35"/>
      </w:numPr>
    </w:pPr>
  </w:style>
  <w:style w:type="numbering" w:styleId="Imported Style 19">
    <w:name w:val="Imported Style 19"/>
    <w:pPr>
      <w:numPr>
        <w:numId w:val="37"/>
      </w:numPr>
    </w:pPr>
  </w:style>
  <w:style w:type="numbering" w:styleId="Imported Style 20">
    <w:name w:val="Imported Style 20"/>
    <w:pPr>
      <w:numPr>
        <w:numId w:val="39"/>
      </w:numPr>
    </w:pPr>
  </w:style>
  <w:style w:type="numbering" w:styleId="Imported Style 21">
    <w:name w:val="Imported Style 21"/>
    <w:pPr>
      <w:numPr>
        <w:numId w:val="41"/>
      </w:numPr>
    </w:pPr>
  </w:style>
  <w:style w:type="numbering" w:styleId="Imported Style 22">
    <w:name w:val="Imported Style 22"/>
    <w:pPr>
      <w:numPr>
        <w:numId w:val="43"/>
      </w:numPr>
    </w:pPr>
  </w:style>
  <w:style w:type="numbering" w:styleId="Imported Style 23">
    <w:name w:val="Imported Style 23"/>
    <w:pPr>
      <w:numPr>
        <w:numId w:val="45"/>
      </w:numPr>
    </w:pPr>
  </w:style>
  <w:style w:type="numbering" w:styleId="Imported Style 24">
    <w:name w:val="Imported Style 24"/>
    <w:pPr>
      <w:numPr>
        <w:numId w:val="47"/>
      </w:numPr>
    </w:pPr>
  </w:style>
  <w:style w:type="numbering" w:styleId="Imported Style 25">
    <w:name w:val="Imported Style 25"/>
    <w:pPr>
      <w:numPr>
        <w:numId w:val="49"/>
      </w:numPr>
    </w:pPr>
  </w:style>
  <w:style w:type="numbering" w:styleId="Imported Style 26">
    <w:name w:val="Imported Style 26"/>
    <w:pPr>
      <w:numPr>
        <w:numId w:val="51"/>
      </w:numPr>
    </w:pPr>
  </w:style>
  <w:style w:type="numbering" w:styleId="Imported Style 27">
    <w:name w:val="Imported Style 27"/>
    <w:pPr>
      <w:numPr>
        <w:numId w:val="53"/>
      </w:numPr>
    </w:pPr>
  </w:style>
  <w:style w:type="numbering" w:styleId="Imported Style 28">
    <w:name w:val="Imported Style 28"/>
    <w:pPr>
      <w:numPr>
        <w:numId w:val="55"/>
      </w:numPr>
    </w:pPr>
  </w:style>
  <w:style w:type="numbering" w:styleId="Imported Style 29">
    <w:name w:val="Imported Style 29"/>
    <w:pPr>
      <w:numPr>
        <w:numId w:val="57"/>
      </w:numPr>
    </w:pPr>
  </w:style>
  <w:style w:type="numbering" w:styleId="Imported Style 30">
    <w:name w:val="Imported Style 30"/>
    <w:pPr>
      <w:numPr>
        <w:numId w:val="59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4472c4"/>
      <w:u w:color="4472c4"/>
      <w14:textFill>
        <w14:solidFill>
          <w14:srgbClr w14:val="4472C4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